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04AF5" w14:textId="7E2915E7" w:rsidR="00D059D1" w:rsidRPr="007C644D" w:rsidRDefault="00D059D1" w:rsidP="00D059D1">
      <w:pPr>
        <w:spacing w:line="276" w:lineRule="auto"/>
        <w:rPr>
          <w:rFonts w:ascii="Roboto" w:hAnsi="Roboto"/>
          <w:b/>
          <w:bCs/>
        </w:rPr>
      </w:pPr>
    </w:p>
    <w:p w14:paraId="0069B9CC" w14:textId="19A71E6C" w:rsidR="00D059D1" w:rsidRPr="007C644D" w:rsidRDefault="00D059D1" w:rsidP="00D059D1">
      <w:pPr>
        <w:spacing w:line="276" w:lineRule="auto"/>
        <w:rPr>
          <w:rFonts w:ascii="Roboto" w:hAnsi="Roboto"/>
          <w:b/>
          <w:bCs/>
        </w:rPr>
      </w:pPr>
    </w:p>
    <w:p w14:paraId="4C6EACA6" w14:textId="093A29D8" w:rsidR="00D059D1" w:rsidRPr="007C644D" w:rsidRDefault="00D059D1" w:rsidP="00D059D1">
      <w:pPr>
        <w:spacing w:line="276" w:lineRule="auto"/>
        <w:rPr>
          <w:rFonts w:ascii="Roboto" w:hAnsi="Roboto"/>
          <w:b/>
          <w:bCs/>
        </w:rPr>
      </w:pPr>
      <w:r w:rsidRPr="007C644D">
        <w:rPr>
          <w:rFonts w:ascii="Roboto" w:hAnsi="Roboto"/>
          <w:noProof/>
          <w:lang w:eastAsia="es-CR"/>
        </w:rPr>
        <w:drawing>
          <wp:anchor distT="0" distB="0" distL="114300" distR="114300" simplePos="0" relativeHeight="251661312" behindDoc="1" locked="0" layoutInCell="1" allowOverlap="1" wp14:anchorId="0FB17351" wp14:editId="3739109E">
            <wp:simplePos x="0" y="0"/>
            <wp:positionH relativeFrom="margin">
              <wp:align>center</wp:align>
            </wp:positionH>
            <wp:positionV relativeFrom="paragraph">
              <wp:posOffset>91440</wp:posOffset>
            </wp:positionV>
            <wp:extent cx="2421255" cy="739775"/>
            <wp:effectExtent l="0" t="0" r="0" b="3175"/>
            <wp:wrapNone/>
            <wp:docPr id="4" name="Imagen 4" descr="Imagen que contiene firmar, rojo, gente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255" cy="73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88A0FE" w14:textId="77777777" w:rsidR="00D059D1" w:rsidRPr="007C644D" w:rsidRDefault="00D059D1" w:rsidP="00D059D1">
      <w:pPr>
        <w:spacing w:line="276" w:lineRule="auto"/>
        <w:rPr>
          <w:rFonts w:ascii="Roboto" w:hAnsi="Roboto"/>
          <w:b/>
          <w:bCs/>
        </w:rPr>
      </w:pPr>
    </w:p>
    <w:p w14:paraId="079B7B49" w14:textId="77777777" w:rsidR="00D059D1" w:rsidRPr="007C644D" w:rsidRDefault="00D059D1" w:rsidP="00D059D1">
      <w:pPr>
        <w:spacing w:line="276" w:lineRule="auto"/>
        <w:rPr>
          <w:rFonts w:ascii="Roboto" w:hAnsi="Roboto"/>
          <w:b/>
          <w:bCs/>
        </w:rPr>
      </w:pPr>
    </w:p>
    <w:p w14:paraId="0E1B8880" w14:textId="77777777" w:rsidR="00D059D1" w:rsidRPr="007C644D" w:rsidRDefault="00D059D1" w:rsidP="00D059D1">
      <w:pPr>
        <w:spacing w:line="276" w:lineRule="auto"/>
        <w:rPr>
          <w:rFonts w:ascii="Roboto" w:hAnsi="Roboto"/>
          <w:b/>
          <w:bCs/>
        </w:rPr>
      </w:pPr>
    </w:p>
    <w:p w14:paraId="7AA7D9C9" w14:textId="0DF86A87" w:rsidR="00D059D1" w:rsidRPr="007C644D" w:rsidRDefault="00D059D1" w:rsidP="00D059D1">
      <w:pPr>
        <w:spacing w:line="276" w:lineRule="auto"/>
        <w:rPr>
          <w:rFonts w:ascii="Roboto" w:hAnsi="Roboto"/>
          <w:b/>
          <w:bCs/>
        </w:rPr>
      </w:pPr>
      <w:r w:rsidRPr="007C644D">
        <w:rPr>
          <w:rFonts w:ascii="Roboto" w:hAnsi="Roboto"/>
          <w:noProof/>
          <w:lang w:eastAsia="es-CR"/>
        </w:rPr>
        <w:drawing>
          <wp:inline distT="0" distB="0" distL="0" distR="0" wp14:anchorId="28CA9422" wp14:editId="7EA1B058">
            <wp:extent cx="6302829" cy="211081"/>
            <wp:effectExtent l="0" t="0" r="0" b="508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33" t="1" r="8966" b="-1"/>
                    <a:stretch/>
                  </pic:blipFill>
                  <pic:spPr bwMode="auto">
                    <a:xfrm>
                      <a:off x="0" y="0"/>
                      <a:ext cx="7124361" cy="238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5AE2D7" w14:textId="77777777" w:rsidR="00D059D1" w:rsidRPr="007C644D" w:rsidRDefault="00D059D1" w:rsidP="00D059D1">
      <w:pPr>
        <w:spacing w:line="276" w:lineRule="auto"/>
        <w:rPr>
          <w:rFonts w:ascii="Roboto" w:hAnsi="Roboto"/>
          <w:b/>
          <w:bCs/>
        </w:rPr>
      </w:pPr>
      <w:r w:rsidRPr="007C644D">
        <w:rPr>
          <w:rFonts w:ascii="Roboto" w:hAnsi="Roboto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F71190" wp14:editId="45B08F87">
                <wp:simplePos x="0" y="0"/>
                <wp:positionH relativeFrom="column">
                  <wp:posOffset>-196215</wp:posOffset>
                </wp:positionH>
                <wp:positionV relativeFrom="paragraph">
                  <wp:posOffset>228600</wp:posOffset>
                </wp:positionV>
                <wp:extent cx="6629400" cy="1805940"/>
                <wp:effectExtent l="0" t="0" r="0" b="381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1805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99860A" w14:textId="15B2C5E6" w:rsidR="00D059D1" w:rsidRDefault="00C772B2" w:rsidP="00D059D1">
                            <w:pPr>
                              <w:spacing w:line="256" w:lineRule="auto"/>
                              <w:jc w:val="center"/>
                              <w:rPr>
                                <w:b/>
                                <w:bCs/>
                                <w:color w:val="004A7D"/>
                                <w:sz w:val="60"/>
                                <w:szCs w:val="60"/>
                              </w:rPr>
                            </w:pPr>
                            <w:r w:rsidRPr="00C772B2">
                              <w:rPr>
                                <w:b/>
                                <w:bCs/>
                                <w:color w:val="004A7D"/>
                                <w:sz w:val="60"/>
                                <w:szCs w:val="60"/>
                              </w:rPr>
                              <w:t>PROPUESTA TÉCNICA</w:t>
                            </w:r>
                            <w:r>
                              <w:rPr>
                                <w:b/>
                                <w:bCs/>
                                <w:color w:val="004A7D"/>
                                <w:sz w:val="60"/>
                                <w:szCs w:val="60"/>
                              </w:rPr>
                              <w:t>:</w:t>
                            </w:r>
                          </w:p>
                          <w:p w14:paraId="7ACDB72C" w14:textId="1C32C312" w:rsidR="00C772B2" w:rsidRPr="00DD569A" w:rsidRDefault="00026CD1" w:rsidP="00D059D1">
                            <w:pPr>
                              <w:spacing w:line="256" w:lineRule="auto"/>
                              <w:jc w:val="center"/>
                              <w:rPr>
                                <w:b/>
                                <w:bCs/>
                                <w:color w:val="004A7D"/>
                                <w:sz w:val="60"/>
                                <w:szCs w:val="60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4A7D"/>
                                <w:sz w:val="60"/>
                                <w:szCs w:val="60"/>
                              </w:rPr>
                              <w:t xml:space="preserve">IMPLEMENTACIÓN </w:t>
                            </w:r>
                            <w:del w:id="0" w:author="Ivannia Coto" w:date="2026-02-12T13:11:00Z" w16du:dateUtc="2026-02-12T19:11:00Z">
                              <w:r w:rsidDel="007C644D">
                                <w:rPr>
                                  <w:b/>
                                  <w:bCs/>
                                  <w:color w:val="004A7D"/>
                                  <w:sz w:val="60"/>
                                  <w:szCs w:val="60"/>
                                </w:rPr>
                                <w:delText>MONDAY.COM</w:delText>
                              </w:r>
                            </w:del>
                            <w:ins w:id="1" w:author="Ivannia Coto" w:date="2026-02-12T13:11:00Z" w16du:dateUtc="2026-02-12T19:11:00Z">
                              <w:r w:rsidR="007C644D">
                                <w:rPr>
                                  <w:b/>
                                  <w:bCs/>
                                  <w:color w:val="004A7D"/>
                                  <w:sz w:val="60"/>
                                  <w:szCs w:val="60"/>
                                </w:rPr>
                                <w:t>CRM</w:t>
                              </w:r>
                            </w:ins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F71190" id="_x0000_t202" coordsize="21600,21600" o:spt="202" path="m,l,21600r21600,l21600,xe">
                <v:stroke joinstyle="miter"/>
                <v:path gradientshapeok="t" o:connecttype="rect"/>
              </v:shapetype>
              <v:shape id="Cuadro de texto 10" o:spid="_x0000_s1026" type="#_x0000_t202" style="position:absolute;margin-left:-15.45pt;margin-top:18pt;width:522pt;height:142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" filled="f" stroked="f" strokeweight=".5pt">
                <v:textbox>
                  <w:txbxContent>
                    <w:p w14:paraId="1299860A" w14:textId="15B2C5E6" w:rsidR="00D059D1" w:rsidRDefault="00C772B2" w:rsidP="00D059D1">
                      <w:pPr>
                        <w:spacing w:line="256" w:lineRule="auto"/>
                        <w:jc w:val="center"/>
                        <w:rPr>
                          <w:b/>
                          <w:bCs/>
                          <w:color w:val="004A7D"/>
                          <w:sz w:val="60"/>
                          <w:szCs w:val="60"/>
                        </w:rPr>
                      </w:pPr>
                      <w:r w:rsidRPr="00C772B2">
                        <w:rPr>
                          <w:b/>
                          <w:bCs/>
                          <w:color w:val="004A7D"/>
                          <w:sz w:val="60"/>
                          <w:szCs w:val="60"/>
                        </w:rPr>
                        <w:t>PROPUESTA TÉCNICA</w:t>
                      </w:r>
                      <w:r>
                        <w:rPr>
                          <w:b/>
                          <w:bCs/>
                          <w:color w:val="004A7D"/>
                          <w:sz w:val="60"/>
                          <w:szCs w:val="60"/>
                        </w:rPr>
                        <w:t>:</w:t>
                      </w:r>
                    </w:p>
                    <w:p w14:paraId="7ACDB72C" w14:textId="1C32C312" w:rsidR="00C772B2" w:rsidRPr="00DD569A" w:rsidRDefault="00026CD1" w:rsidP="00D059D1">
                      <w:pPr>
                        <w:spacing w:line="256" w:lineRule="auto"/>
                        <w:jc w:val="center"/>
                        <w:rPr>
                          <w:b/>
                          <w:bCs/>
                          <w:color w:val="004A7D"/>
                          <w:sz w:val="60"/>
                          <w:szCs w:val="60"/>
                          <w:lang w:val="es-ES"/>
                        </w:rPr>
                      </w:pPr>
                      <w:r>
                        <w:rPr>
                          <w:b/>
                          <w:bCs/>
                          <w:color w:val="004A7D"/>
                          <w:sz w:val="60"/>
                          <w:szCs w:val="60"/>
                        </w:rPr>
                        <w:t xml:space="preserve">IMPLEMENTACIÓN </w:t>
                      </w:r>
                      <w:del w:id="2" w:author="Ivannia Coto" w:date="2026-02-12T13:11:00Z" w16du:dateUtc="2026-02-12T19:11:00Z">
                        <w:r w:rsidDel="007C644D">
                          <w:rPr>
                            <w:b/>
                            <w:bCs/>
                            <w:color w:val="004A7D"/>
                            <w:sz w:val="60"/>
                            <w:szCs w:val="60"/>
                          </w:rPr>
                          <w:delText>MONDAY.COM</w:delText>
                        </w:r>
                      </w:del>
                      <w:ins w:id="3" w:author="Ivannia Coto" w:date="2026-02-12T13:11:00Z" w16du:dateUtc="2026-02-12T19:11:00Z">
                        <w:r w:rsidR="007C644D">
                          <w:rPr>
                            <w:b/>
                            <w:bCs/>
                            <w:color w:val="004A7D"/>
                            <w:sz w:val="60"/>
                            <w:szCs w:val="60"/>
                          </w:rPr>
                          <w:t>CRM</w:t>
                        </w:r>
                      </w:ins>
                    </w:p>
                  </w:txbxContent>
                </v:textbox>
              </v:shape>
            </w:pict>
          </mc:Fallback>
        </mc:AlternateContent>
      </w:r>
    </w:p>
    <w:p w14:paraId="7DBD1E74" w14:textId="77777777" w:rsidR="00D059D1" w:rsidRPr="007C644D" w:rsidRDefault="00D059D1" w:rsidP="00D059D1">
      <w:pPr>
        <w:spacing w:line="276" w:lineRule="auto"/>
        <w:rPr>
          <w:rFonts w:ascii="Roboto" w:hAnsi="Roboto"/>
        </w:rPr>
      </w:pPr>
    </w:p>
    <w:p w14:paraId="5B464BDD" w14:textId="77777777" w:rsidR="00D059D1" w:rsidRPr="007C644D" w:rsidRDefault="00D059D1" w:rsidP="00D059D1">
      <w:pPr>
        <w:spacing w:line="276" w:lineRule="auto"/>
        <w:rPr>
          <w:rFonts w:ascii="Roboto" w:hAnsi="Roboto"/>
        </w:rPr>
      </w:pPr>
    </w:p>
    <w:p w14:paraId="32D943B7" w14:textId="77777777" w:rsidR="00D059D1" w:rsidRPr="007C644D" w:rsidRDefault="00D059D1" w:rsidP="00D059D1">
      <w:pPr>
        <w:spacing w:line="276" w:lineRule="auto"/>
        <w:rPr>
          <w:rFonts w:ascii="Roboto" w:hAnsi="Roboto"/>
        </w:rPr>
      </w:pPr>
    </w:p>
    <w:p w14:paraId="54078292" w14:textId="77777777" w:rsidR="00D059D1" w:rsidRPr="007C644D" w:rsidRDefault="00D059D1" w:rsidP="00D059D1">
      <w:pPr>
        <w:spacing w:line="276" w:lineRule="auto"/>
        <w:rPr>
          <w:rFonts w:ascii="Roboto" w:hAnsi="Roboto"/>
        </w:rPr>
      </w:pPr>
    </w:p>
    <w:p w14:paraId="3F28F2A1" w14:textId="77777777" w:rsidR="00D059D1" w:rsidRPr="007C644D" w:rsidRDefault="00D059D1" w:rsidP="00D059D1">
      <w:pPr>
        <w:spacing w:line="276" w:lineRule="auto"/>
        <w:rPr>
          <w:rFonts w:ascii="Roboto" w:hAnsi="Roboto"/>
        </w:rPr>
      </w:pPr>
    </w:p>
    <w:p w14:paraId="20F0F14B" w14:textId="77777777" w:rsidR="00D059D1" w:rsidRPr="007C644D" w:rsidRDefault="00D059D1" w:rsidP="00D059D1">
      <w:pPr>
        <w:spacing w:line="276" w:lineRule="auto"/>
        <w:rPr>
          <w:rFonts w:ascii="Roboto" w:hAnsi="Roboto"/>
        </w:rPr>
      </w:pPr>
    </w:p>
    <w:p w14:paraId="566585D0" w14:textId="77777777" w:rsidR="00D059D1" w:rsidRPr="007C644D" w:rsidRDefault="00D059D1" w:rsidP="00D059D1">
      <w:pPr>
        <w:spacing w:line="276" w:lineRule="auto"/>
        <w:rPr>
          <w:rFonts w:ascii="Roboto" w:hAnsi="Roboto"/>
        </w:rPr>
      </w:pPr>
      <w:r w:rsidRPr="007C644D">
        <w:rPr>
          <w:rFonts w:ascii="Roboto" w:hAnsi="Roboto"/>
          <w:noProof/>
          <w:lang w:eastAsia="es-CR"/>
        </w:rPr>
        <w:drawing>
          <wp:inline distT="0" distB="0" distL="0" distR="0" wp14:anchorId="1ACEA2BE" wp14:editId="04462513">
            <wp:extent cx="6302829" cy="211081"/>
            <wp:effectExtent l="0" t="0" r="0" b="5080"/>
            <wp:docPr id="200473689" name="Imagen 200473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33" t="1" r="8966" b="-1"/>
                    <a:stretch/>
                  </pic:blipFill>
                  <pic:spPr bwMode="auto">
                    <a:xfrm>
                      <a:off x="0" y="0"/>
                      <a:ext cx="7124361" cy="238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876F2B" w14:textId="77777777" w:rsidR="00D059D1" w:rsidRPr="007C644D" w:rsidRDefault="00D059D1" w:rsidP="00D059D1">
      <w:pPr>
        <w:spacing w:line="276" w:lineRule="auto"/>
        <w:rPr>
          <w:rFonts w:ascii="Roboto" w:hAnsi="Roboto"/>
        </w:rPr>
      </w:pPr>
    </w:p>
    <w:p w14:paraId="3BC0BDA2" w14:textId="77777777" w:rsidR="00D059D1" w:rsidRPr="007C644D" w:rsidRDefault="00D059D1" w:rsidP="00D059D1">
      <w:pPr>
        <w:spacing w:line="276" w:lineRule="auto"/>
        <w:rPr>
          <w:rFonts w:ascii="Roboto" w:hAnsi="Roboto"/>
        </w:rPr>
      </w:pPr>
    </w:p>
    <w:p w14:paraId="6C37B0BD" w14:textId="77777777" w:rsidR="00D059D1" w:rsidRPr="007C644D" w:rsidDel="007C644D" w:rsidRDefault="00D059D1" w:rsidP="00D059D1">
      <w:pPr>
        <w:spacing w:line="276" w:lineRule="auto"/>
        <w:rPr>
          <w:del w:id="4" w:author="Ivannia Coto" w:date="2026-02-12T13:13:00Z" w16du:dateUtc="2026-02-12T19:13:00Z"/>
          <w:rFonts w:ascii="Roboto" w:hAnsi="Roboto"/>
        </w:rPr>
      </w:pPr>
    </w:p>
    <w:p w14:paraId="2F84280A" w14:textId="77777777" w:rsidR="00D059D1" w:rsidRPr="007C644D" w:rsidDel="007C644D" w:rsidRDefault="00D059D1" w:rsidP="00D059D1">
      <w:pPr>
        <w:spacing w:line="276" w:lineRule="auto"/>
        <w:rPr>
          <w:del w:id="5" w:author="Ivannia Coto" w:date="2026-02-12T13:13:00Z" w16du:dateUtc="2026-02-12T19:13:00Z"/>
          <w:rFonts w:ascii="Roboto" w:hAnsi="Roboto"/>
        </w:rPr>
      </w:pPr>
    </w:p>
    <w:p w14:paraId="7C00D854" w14:textId="77777777" w:rsidR="00D059D1" w:rsidRPr="007C644D" w:rsidDel="007C644D" w:rsidRDefault="00D059D1" w:rsidP="00D059D1">
      <w:pPr>
        <w:spacing w:line="276" w:lineRule="auto"/>
        <w:rPr>
          <w:del w:id="6" w:author="Ivannia Coto" w:date="2026-02-12T13:13:00Z" w16du:dateUtc="2026-02-12T19:13:00Z"/>
          <w:rFonts w:ascii="Roboto" w:hAnsi="Roboto"/>
        </w:rPr>
      </w:pPr>
    </w:p>
    <w:p w14:paraId="47780068" w14:textId="77777777" w:rsidR="00D059D1" w:rsidRPr="007C644D" w:rsidRDefault="00D059D1" w:rsidP="00D059D1">
      <w:pPr>
        <w:spacing w:line="276" w:lineRule="auto"/>
        <w:rPr>
          <w:rFonts w:ascii="Roboto" w:hAnsi="Roboto"/>
          <w:i/>
          <w:iCs/>
          <w:color w:val="000000" w:themeColor="text1"/>
        </w:rPr>
      </w:pPr>
    </w:p>
    <w:p w14:paraId="61B47337" w14:textId="77777777" w:rsidR="00D059D1" w:rsidRPr="007C644D" w:rsidRDefault="00D059D1" w:rsidP="00D059D1">
      <w:pPr>
        <w:spacing w:line="276" w:lineRule="auto"/>
        <w:jc w:val="center"/>
        <w:rPr>
          <w:rFonts w:ascii="Roboto" w:hAnsi="Roboto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55"/>
        <w:gridCol w:w="2518"/>
        <w:gridCol w:w="2336"/>
        <w:tblGridChange w:id="7">
          <w:tblGrid>
            <w:gridCol w:w="2155"/>
            <w:gridCol w:w="2518"/>
            <w:gridCol w:w="2336"/>
          </w:tblGrid>
        </w:tblGridChange>
      </w:tblGrid>
      <w:tr w:rsidR="00727024" w:rsidRPr="007C644D" w14:paraId="6714CA37" w14:textId="77777777" w:rsidTr="007C644D">
        <w:trPr>
          <w:trHeight w:val="489"/>
          <w:jc w:val="center"/>
        </w:trPr>
        <w:tc>
          <w:tcPr>
            <w:tcW w:w="2155" w:type="dxa"/>
          </w:tcPr>
          <w:p w14:paraId="62B4F239" w14:textId="77777777" w:rsidR="00727024" w:rsidRPr="007C644D" w:rsidRDefault="00727024" w:rsidP="0077764C">
            <w:pPr>
              <w:spacing w:before="120"/>
              <w:rPr>
                <w:rFonts w:ascii="Roboto" w:hAnsi="Roboto"/>
                <w:b/>
                <w:bCs/>
                <w:color w:val="000000" w:themeColor="text1"/>
                <w:sz w:val="24"/>
                <w:szCs w:val="24"/>
              </w:rPr>
            </w:pPr>
            <w:r w:rsidRPr="007C644D">
              <w:rPr>
                <w:rFonts w:ascii="Roboto" w:hAnsi="Roboto"/>
                <w:b/>
                <w:bCs/>
                <w:color w:val="000000" w:themeColor="text1"/>
                <w:sz w:val="24"/>
                <w:szCs w:val="24"/>
              </w:rPr>
              <w:t>Elaborado por:</w:t>
            </w:r>
          </w:p>
        </w:tc>
        <w:tc>
          <w:tcPr>
            <w:tcW w:w="2518" w:type="dxa"/>
          </w:tcPr>
          <w:p w14:paraId="52BD6E77" w14:textId="46FCCD01" w:rsidR="00727024" w:rsidRPr="007C644D" w:rsidRDefault="00727024" w:rsidP="0077764C">
            <w:pPr>
              <w:spacing w:before="120"/>
              <w:rPr>
                <w:rFonts w:ascii="Roboto" w:hAnsi="Roboto"/>
                <w:b/>
                <w:bCs/>
                <w:color w:val="000000" w:themeColor="text1"/>
                <w:sz w:val="24"/>
                <w:szCs w:val="24"/>
              </w:rPr>
            </w:pPr>
            <w:ins w:id="8" w:author="Ivannia Coto" w:date="2026-02-12T13:12:00Z" w16du:dateUtc="2026-02-12T19:12:00Z">
              <w:r>
                <w:rPr>
                  <w:rFonts w:ascii="Roboto" w:hAnsi="Roboto"/>
                  <w:b/>
                  <w:bCs/>
                  <w:color w:val="000000" w:themeColor="text1"/>
                  <w:sz w:val="24"/>
                  <w:szCs w:val="24"/>
                </w:rPr>
                <w:t>Revisado por:</w:t>
              </w:r>
            </w:ins>
          </w:p>
        </w:tc>
        <w:tc>
          <w:tcPr>
            <w:tcW w:w="2336" w:type="dxa"/>
          </w:tcPr>
          <w:p w14:paraId="4843AB70" w14:textId="4F7D9B34" w:rsidR="00727024" w:rsidRPr="007C644D" w:rsidRDefault="00727024" w:rsidP="0077764C">
            <w:pPr>
              <w:spacing w:before="120"/>
              <w:rPr>
                <w:rFonts w:ascii="Roboto" w:hAnsi="Roboto"/>
                <w:b/>
                <w:bCs/>
                <w:color w:val="000000" w:themeColor="text1"/>
                <w:sz w:val="24"/>
                <w:szCs w:val="24"/>
              </w:rPr>
            </w:pPr>
            <w:r w:rsidRPr="007C644D">
              <w:rPr>
                <w:rFonts w:ascii="Roboto" w:hAnsi="Roboto"/>
                <w:b/>
                <w:bCs/>
                <w:color w:val="000000" w:themeColor="text1"/>
                <w:sz w:val="24"/>
                <w:szCs w:val="24"/>
              </w:rPr>
              <w:t>Fecha:</w:t>
            </w:r>
          </w:p>
        </w:tc>
      </w:tr>
      <w:tr w:rsidR="00727024" w:rsidRPr="007C644D" w14:paraId="3F6535B7" w14:textId="77777777" w:rsidTr="007C644D">
        <w:trPr>
          <w:trHeight w:val="597"/>
          <w:jc w:val="center"/>
        </w:trPr>
        <w:tc>
          <w:tcPr>
            <w:tcW w:w="2155" w:type="dxa"/>
          </w:tcPr>
          <w:p w14:paraId="239E9AB7" w14:textId="77777777" w:rsidR="00727024" w:rsidRPr="007C644D" w:rsidRDefault="00727024" w:rsidP="0077764C">
            <w:pPr>
              <w:spacing w:before="120"/>
              <w:rPr>
                <w:rFonts w:ascii="Roboto" w:hAnsi="Roboto" w:cs="Arial"/>
                <w:color w:val="000000" w:themeColor="text1"/>
                <w:sz w:val="24"/>
                <w:szCs w:val="24"/>
              </w:rPr>
            </w:pPr>
            <w:r w:rsidRPr="007C644D">
              <w:rPr>
                <w:rFonts w:ascii="Roboto" w:hAnsi="Roboto" w:cs="Arial"/>
                <w:color w:val="000000" w:themeColor="text1"/>
                <w:sz w:val="24"/>
                <w:szCs w:val="24"/>
              </w:rPr>
              <w:t>Olman Monge Torres</w:t>
            </w:r>
          </w:p>
        </w:tc>
        <w:tc>
          <w:tcPr>
            <w:tcW w:w="2518" w:type="dxa"/>
          </w:tcPr>
          <w:p w14:paraId="063ED5BF" w14:textId="77777777" w:rsidR="00727024" w:rsidRDefault="00727024" w:rsidP="0077764C">
            <w:pPr>
              <w:spacing w:before="120"/>
              <w:rPr>
                <w:ins w:id="9" w:author="Ivannia Coto" w:date="2026-02-12T13:13:00Z" w16du:dateUtc="2026-02-12T19:13:00Z"/>
                <w:rFonts w:ascii="Roboto" w:hAnsi="Roboto"/>
                <w:color w:val="000000" w:themeColor="text1"/>
                <w:sz w:val="24"/>
                <w:szCs w:val="24"/>
              </w:rPr>
            </w:pPr>
            <w:ins w:id="10" w:author="Ivannia Coto" w:date="2026-02-12T13:13:00Z" w16du:dateUtc="2026-02-12T19:13:00Z">
              <w:r>
                <w:rPr>
                  <w:rFonts w:ascii="Roboto" w:hAnsi="Roboto"/>
                  <w:color w:val="000000" w:themeColor="text1"/>
                  <w:sz w:val="24"/>
                  <w:szCs w:val="24"/>
                </w:rPr>
                <w:t>Tesorería</w:t>
              </w:r>
            </w:ins>
          </w:p>
          <w:p w14:paraId="31D867A1" w14:textId="77777777" w:rsidR="00727024" w:rsidRDefault="00727024" w:rsidP="0077764C">
            <w:pPr>
              <w:spacing w:before="120"/>
              <w:rPr>
                <w:ins w:id="11" w:author="Ivannia Coto" w:date="2026-02-12T13:13:00Z" w16du:dateUtc="2026-02-12T19:13:00Z"/>
                <w:rFonts w:ascii="Roboto" w:hAnsi="Roboto"/>
                <w:color w:val="000000" w:themeColor="text1"/>
                <w:sz w:val="24"/>
                <w:szCs w:val="24"/>
              </w:rPr>
            </w:pPr>
            <w:ins w:id="12" w:author="Ivannia Coto" w:date="2026-02-12T13:13:00Z" w16du:dateUtc="2026-02-12T19:13:00Z">
              <w:r>
                <w:rPr>
                  <w:rFonts w:ascii="Roboto" w:hAnsi="Roboto"/>
                  <w:color w:val="000000" w:themeColor="text1"/>
                  <w:sz w:val="24"/>
                  <w:szCs w:val="24"/>
                </w:rPr>
                <w:t>Dirección Ejecutiva</w:t>
              </w:r>
            </w:ins>
          </w:p>
          <w:p w14:paraId="16A22631" w14:textId="74CB6B87" w:rsidR="00727024" w:rsidRPr="007C644D" w:rsidRDefault="00727024" w:rsidP="0077764C">
            <w:pPr>
              <w:spacing w:before="120"/>
              <w:rPr>
                <w:rFonts w:ascii="Roboto" w:hAnsi="Roboto"/>
                <w:color w:val="000000" w:themeColor="text1"/>
                <w:sz w:val="24"/>
                <w:szCs w:val="24"/>
              </w:rPr>
            </w:pPr>
            <w:ins w:id="13" w:author="Ivannia Coto" w:date="2026-02-12T13:13:00Z" w16du:dateUtc="2026-02-12T19:13:00Z">
              <w:r>
                <w:rPr>
                  <w:rFonts w:ascii="Roboto" w:hAnsi="Roboto"/>
                  <w:color w:val="000000" w:themeColor="text1"/>
                  <w:sz w:val="24"/>
                  <w:szCs w:val="24"/>
                </w:rPr>
                <w:t>V</w:t>
              </w:r>
            </w:ins>
            <w:ins w:id="14" w:author="Ivannia Coto" w:date="2026-02-12T13:14:00Z" w16du:dateUtc="2026-02-12T19:14:00Z">
              <w:r>
                <w:rPr>
                  <w:rFonts w:ascii="Roboto" w:hAnsi="Roboto"/>
                  <w:color w:val="000000" w:themeColor="text1"/>
                  <w:sz w:val="24"/>
                  <w:szCs w:val="24"/>
                </w:rPr>
                <w:t>ida Gremial</w:t>
              </w:r>
            </w:ins>
          </w:p>
        </w:tc>
        <w:tc>
          <w:tcPr>
            <w:tcW w:w="2336" w:type="dxa"/>
          </w:tcPr>
          <w:p w14:paraId="659FD2C1" w14:textId="4C479C05" w:rsidR="00727024" w:rsidRPr="007C644D" w:rsidRDefault="00727024" w:rsidP="0077764C">
            <w:pPr>
              <w:spacing w:before="120"/>
              <w:rPr>
                <w:rFonts w:ascii="Roboto" w:hAnsi="Roboto"/>
                <w:color w:val="000000" w:themeColor="text1"/>
                <w:sz w:val="24"/>
                <w:szCs w:val="24"/>
              </w:rPr>
            </w:pPr>
            <w:r w:rsidRPr="007C644D">
              <w:rPr>
                <w:rFonts w:ascii="Roboto" w:hAnsi="Roboto"/>
                <w:color w:val="000000" w:themeColor="text1"/>
                <w:sz w:val="24"/>
                <w:szCs w:val="24"/>
              </w:rPr>
              <w:t>10-02-2026</w:t>
            </w:r>
          </w:p>
        </w:tc>
      </w:tr>
      <w:tr w:rsidR="00727024" w:rsidRPr="007C644D" w14:paraId="4F1EF0C4" w14:textId="77777777" w:rsidTr="007C644D">
        <w:trPr>
          <w:trHeight w:val="597"/>
          <w:jc w:val="center"/>
          <w:ins w:id="15" w:author="Ivannia Coto" w:date="2026-02-12T13:12:00Z" w16du:dateUtc="2026-02-12T19:12:00Z"/>
        </w:trPr>
        <w:tc>
          <w:tcPr>
            <w:tcW w:w="2155" w:type="dxa"/>
          </w:tcPr>
          <w:p w14:paraId="57F09919" w14:textId="77777777" w:rsidR="00727024" w:rsidRPr="007C644D" w:rsidRDefault="00727024" w:rsidP="0077764C">
            <w:pPr>
              <w:spacing w:before="120"/>
              <w:rPr>
                <w:ins w:id="16" w:author="Ivannia Coto" w:date="2026-02-12T13:12:00Z" w16du:dateUtc="2026-02-12T19:12:00Z"/>
                <w:rFonts w:ascii="Roboto" w:hAnsi="Roboto" w:cs="Arial"/>
                <w:color w:val="000000" w:themeColor="text1"/>
              </w:rPr>
            </w:pPr>
          </w:p>
        </w:tc>
        <w:tc>
          <w:tcPr>
            <w:tcW w:w="2518" w:type="dxa"/>
          </w:tcPr>
          <w:p w14:paraId="442E2F92" w14:textId="77777777" w:rsidR="00727024" w:rsidRPr="007C644D" w:rsidRDefault="00727024" w:rsidP="0077764C">
            <w:pPr>
              <w:spacing w:before="120"/>
              <w:rPr>
                <w:ins w:id="17" w:author="Ivannia Coto" w:date="2026-02-12T13:12:00Z" w16du:dateUtc="2026-02-12T19:12:00Z"/>
                <w:rFonts w:ascii="Roboto" w:hAnsi="Roboto"/>
                <w:color w:val="000000" w:themeColor="text1"/>
              </w:rPr>
            </w:pPr>
          </w:p>
        </w:tc>
        <w:tc>
          <w:tcPr>
            <w:tcW w:w="2336" w:type="dxa"/>
          </w:tcPr>
          <w:p w14:paraId="3AE3C590" w14:textId="19465A4F" w:rsidR="00727024" w:rsidRPr="007C644D" w:rsidRDefault="00727024" w:rsidP="0077764C">
            <w:pPr>
              <w:spacing w:before="120"/>
              <w:rPr>
                <w:ins w:id="18" w:author="Ivannia Coto" w:date="2026-02-12T13:12:00Z" w16du:dateUtc="2026-02-12T19:12:00Z"/>
                <w:rFonts w:ascii="Roboto" w:hAnsi="Roboto"/>
                <w:color w:val="000000" w:themeColor="text1"/>
              </w:rPr>
            </w:pPr>
          </w:p>
        </w:tc>
      </w:tr>
    </w:tbl>
    <w:p w14:paraId="1543D43E" w14:textId="77777777" w:rsidR="00D059D1" w:rsidRPr="007C644D" w:rsidRDefault="00D059D1">
      <w:pPr>
        <w:pStyle w:val="TtuloTDC"/>
        <w:rPr>
          <w:rFonts w:ascii="Roboto" w:hAnsi="Roboto"/>
          <w:lang w:val="es-ES"/>
          <w:rPrChange w:id="19" w:author="Ivannia Coto" w:date="2026-02-12T13:03:00Z" w16du:dateUtc="2026-02-12T19:03:00Z">
            <w:rPr>
              <w:lang w:val="es-ES"/>
            </w:rPr>
          </w:rPrChange>
        </w:rPr>
      </w:pPr>
      <w:r w:rsidRPr="007C644D">
        <w:rPr>
          <w:rFonts w:ascii="Roboto" w:hAnsi="Roboto"/>
          <w:lang w:val="es-ES"/>
          <w:rPrChange w:id="20" w:author="Ivannia Coto" w:date="2026-02-12T13:03:00Z" w16du:dateUtc="2026-02-12T19:03:00Z">
            <w:rPr>
              <w:lang w:val="es-ES"/>
            </w:rPr>
          </w:rPrChange>
        </w:rPr>
        <w:t xml:space="preserve"> </w:t>
      </w:r>
    </w:p>
    <w:sdt>
      <w:sdtPr>
        <w:rPr>
          <w:rFonts w:ascii="Roboto" w:eastAsiaTheme="minorHAnsi" w:hAnsi="Roboto" w:cstheme="minorBidi"/>
          <w:color w:val="auto"/>
          <w:kern w:val="2"/>
          <w:sz w:val="24"/>
          <w:szCs w:val="24"/>
          <w:lang w:val="es-ES" w:eastAsia="en-US"/>
          <w14:ligatures w14:val="standardContextual"/>
          <w:rPrChange w:id="21" w:author="Ivannia Coto" w:date="2026-02-12T13:03:00Z" w16du:dateUtc="2026-02-12T19:03:00Z">
            <w:rPr>
              <w:rFonts w:asciiTheme="minorHAnsi" w:eastAsiaTheme="minorHAnsi" w:hAnsiTheme="minorHAnsi" w:cstheme="minorBidi"/>
              <w:color w:val="auto"/>
              <w:kern w:val="2"/>
              <w:sz w:val="24"/>
              <w:szCs w:val="24"/>
              <w:lang w:val="es-ES" w:eastAsia="en-US"/>
              <w14:ligatures w14:val="standardContextual"/>
            </w:rPr>
          </w:rPrChange>
        </w:rPr>
        <w:id w:val="-1102333024"/>
        <w:docPartObj>
          <w:docPartGallery w:val="Table of Contents"/>
          <w:docPartUnique/>
        </w:docPartObj>
      </w:sdtPr>
      <w:sdtEndPr>
        <w:rPr>
          <w:b/>
          <w:bCs/>
          <w:rPrChange w:id="22" w:author="Ivannia Coto" w:date="2026-02-12T13:03:00Z" w16du:dateUtc="2026-02-12T19:03:00Z">
            <w:rPr/>
          </w:rPrChange>
        </w:rPr>
      </w:sdtEndPr>
      <w:sdtContent>
        <w:p w14:paraId="1A6EE185" w14:textId="5E2D91EB" w:rsidR="00D059D1" w:rsidRPr="007C644D" w:rsidRDefault="00D059D1">
          <w:pPr>
            <w:pStyle w:val="TtuloTDC"/>
            <w:rPr>
              <w:rFonts w:ascii="Roboto" w:hAnsi="Roboto"/>
              <w:rPrChange w:id="23" w:author="Ivannia Coto" w:date="2026-02-12T13:03:00Z" w16du:dateUtc="2026-02-12T19:03:00Z">
                <w:rPr/>
              </w:rPrChange>
            </w:rPr>
          </w:pPr>
          <w:r w:rsidRPr="007C644D">
            <w:rPr>
              <w:rFonts w:ascii="Roboto" w:hAnsi="Roboto"/>
              <w:lang w:val="es-ES"/>
              <w:rPrChange w:id="24" w:author="Ivannia Coto" w:date="2026-02-12T13:03:00Z" w16du:dateUtc="2026-02-12T19:03:00Z">
                <w:rPr>
                  <w:lang w:val="es-ES"/>
                </w:rPr>
              </w:rPrChange>
            </w:rPr>
            <w:t>Contenido</w:t>
          </w:r>
        </w:p>
        <w:p w14:paraId="1C56AE95" w14:textId="715E78BD" w:rsidR="00A829C9" w:rsidRPr="007C644D" w:rsidRDefault="00D059D1">
          <w:pPr>
            <w:pStyle w:val="TDC1"/>
            <w:tabs>
              <w:tab w:val="right" w:leader="dot" w:pos="8828"/>
            </w:tabs>
            <w:rPr>
              <w:rFonts w:ascii="Roboto" w:eastAsiaTheme="minorEastAsia" w:hAnsi="Roboto"/>
              <w:noProof/>
              <w:lang w:eastAsia="es-CR"/>
              <w:rPrChange w:id="25" w:author="Ivannia Coto" w:date="2026-02-12T13:03:00Z" w16du:dateUtc="2026-02-12T19:03:00Z">
                <w:rPr>
                  <w:rFonts w:eastAsiaTheme="minorEastAsia"/>
                  <w:noProof/>
                  <w:lang w:eastAsia="es-CR"/>
                </w:rPr>
              </w:rPrChange>
            </w:rPr>
          </w:pPr>
          <w:r w:rsidRPr="007C644D">
            <w:rPr>
              <w:rFonts w:ascii="Roboto" w:hAnsi="Roboto"/>
              <w:rPrChange w:id="26" w:author="Ivannia Coto" w:date="2026-02-12T13:03:00Z" w16du:dateUtc="2026-02-12T19:03:00Z">
                <w:rPr/>
              </w:rPrChange>
            </w:rPr>
            <w:fldChar w:fldCharType="begin"/>
          </w:r>
          <w:r w:rsidRPr="007C644D">
            <w:rPr>
              <w:rFonts w:ascii="Roboto" w:hAnsi="Roboto"/>
              <w:rPrChange w:id="27" w:author="Ivannia Coto" w:date="2026-02-12T13:03:00Z" w16du:dateUtc="2026-02-12T19:03:00Z">
                <w:rPr/>
              </w:rPrChange>
            </w:rPr>
            <w:instrText xml:space="preserve"> TOC \o "1-3" \h \z \u </w:instrText>
          </w:r>
          <w:r w:rsidRPr="007C644D">
            <w:rPr>
              <w:rFonts w:ascii="Roboto" w:hAnsi="Roboto"/>
              <w:rPrChange w:id="28" w:author="Ivannia Coto" w:date="2026-02-12T13:03:00Z" w16du:dateUtc="2026-02-12T19:03:00Z">
                <w:rPr/>
              </w:rPrChange>
            </w:rPr>
            <w:fldChar w:fldCharType="separate"/>
          </w:r>
          <w:r w:rsidR="00A829C9" w:rsidRPr="007C644D">
            <w:rPr>
              <w:rFonts w:ascii="Roboto" w:hAnsi="Roboto"/>
              <w:rPrChange w:id="29" w:author="Ivannia Coto" w:date="2026-02-12T13:03:00Z" w16du:dateUtc="2026-02-12T19:03:00Z">
                <w:rPr/>
              </w:rPrChange>
            </w:rPr>
            <w:fldChar w:fldCharType="begin"/>
          </w:r>
          <w:r w:rsidR="00A829C9" w:rsidRPr="007C644D">
            <w:rPr>
              <w:rFonts w:ascii="Roboto" w:hAnsi="Roboto"/>
              <w:rPrChange w:id="30" w:author="Ivannia Coto" w:date="2026-02-12T13:03:00Z" w16du:dateUtc="2026-02-12T19:03:00Z">
                <w:rPr/>
              </w:rPrChange>
            </w:rPr>
            <w:instrText>HYPERLINK \l "_Toc221699207"</w:instrText>
          </w:r>
          <w:r w:rsidR="00A829C9" w:rsidRPr="007C644D">
            <w:rPr>
              <w:rFonts w:ascii="Roboto" w:hAnsi="Roboto"/>
              <w:rPrChange w:id="31" w:author="Ivannia Coto" w:date="2026-02-12T13:03:00Z" w16du:dateUtc="2026-02-12T19:03:00Z">
                <w:rPr/>
              </w:rPrChange>
            </w:rPr>
          </w:r>
          <w:r w:rsidR="00A829C9" w:rsidRPr="007C644D">
            <w:rPr>
              <w:rFonts w:ascii="Roboto" w:hAnsi="Roboto"/>
              <w:rPrChange w:id="32" w:author="Ivannia Coto" w:date="2026-02-12T13:03:00Z" w16du:dateUtc="2026-02-12T19:03:00Z">
                <w:rPr/>
              </w:rPrChange>
            </w:rPr>
            <w:fldChar w:fldCharType="separate"/>
          </w:r>
          <w:r w:rsidR="00A829C9" w:rsidRPr="007C644D">
            <w:rPr>
              <w:rStyle w:val="Hipervnculo"/>
              <w:rFonts w:ascii="Roboto" w:hAnsi="Roboto"/>
              <w:noProof/>
              <w:lang w:val="es-MX"/>
              <w:rPrChange w:id="33" w:author="Ivannia Coto" w:date="2026-02-12T13:03:00Z" w16du:dateUtc="2026-02-12T19:03:00Z">
                <w:rPr>
                  <w:rStyle w:val="Hipervnculo"/>
                  <w:noProof/>
                  <w:lang w:val="es-MX"/>
                </w:rPr>
              </w:rPrChange>
            </w:rPr>
            <w:t>Introducción</w:t>
          </w:r>
          <w:r w:rsidR="00A829C9" w:rsidRPr="007C644D">
            <w:rPr>
              <w:rFonts w:ascii="Roboto" w:hAnsi="Roboto"/>
              <w:noProof/>
              <w:webHidden/>
              <w:rPrChange w:id="34" w:author="Ivannia Coto" w:date="2026-02-12T13:03:00Z" w16du:dateUtc="2026-02-12T19:03:00Z">
                <w:rPr>
                  <w:noProof/>
                  <w:webHidden/>
                </w:rPr>
              </w:rPrChange>
            </w:rPr>
            <w:tab/>
          </w:r>
          <w:r w:rsidR="00A829C9" w:rsidRPr="007C644D">
            <w:rPr>
              <w:rFonts w:ascii="Roboto" w:hAnsi="Roboto"/>
              <w:noProof/>
              <w:webHidden/>
              <w:rPrChange w:id="35" w:author="Ivannia Coto" w:date="2026-02-12T13:03:00Z" w16du:dateUtc="2026-02-12T19:03:00Z">
                <w:rPr>
                  <w:noProof/>
                  <w:webHidden/>
                </w:rPr>
              </w:rPrChange>
            </w:rPr>
            <w:fldChar w:fldCharType="begin"/>
          </w:r>
          <w:r w:rsidR="00A829C9" w:rsidRPr="007C644D">
            <w:rPr>
              <w:rFonts w:ascii="Roboto" w:hAnsi="Roboto"/>
              <w:noProof/>
              <w:webHidden/>
              <w:rPrChange w:id="36" w:author="Ivannia Coto" w:date="2026-02-12T13:03:00Z" w16du:dateUtc="2026-02-12T19:03:00Z">
                <w:rPr>
                  <w:noProof/>
                  <w:webHidden/>
                </w:rPr>
              </w:rPrChange>
            </w:rPr>
            <w:instrText xml:space="preserve"> PAGEREF _Toc221699207 \h </w:instrText>
          </w:r>
          <w:r w:rsidR="00A829C9" w:rsidRPr="007C644D">
            <w:rPr>
              <w:rFonts w:ascii="Roboto" w:hAnsi="Roboto"/>
              <w:noProof/>
              <w:webHidden/>
              <w:rPrChange w:id="37" w:author="Ivannia Coto" w:date="2026-02-12T13:03:00Z" w16du:dateUtc="2026-02-12T19:03:00Z">
                <w:rPr>
                  <w:noProof/>
                  <w:webHidden/>
                </w:rPr>
              </w:rPrChange>
            </w:rPr>
          </w:r>
          <w:r w:rsidR="00A829C9" w:rsidRPr="007C644D">
            <w:rPr>
              <w:rFonts w:ascii="Roboto" w:hAnsi="Roboto"/>
              <w:noProof/>
              <w:webHidden/>
              <w:rPrChange w:id="38" w:author="Ivannia Coto" w:date="2026-02-12T13:03:00Z" w16du:dateUtc="2026-02-12T19:03:00Z">
                <w:rPr>
                  <w:noProof/>
                  <w:webHidden/>
                </w:rPr>
              </w:rPrChange>
            </w:rPr>
            <w:fldChar w:fldCharType="separate"/>
          </w:r>
          <w:r w:rsidR="00A829C9" w:rsidRPr="007C644D">
            <w:rPr>
              <w:rFonts w:ascii="Roboto" w:hAnsi="Roboto"/>
              <w:noProof/>
              <w:webHidden/>
              <w:rPrChange w:id="39" w:author="Ivannia Coto" w:date="2026-02-12T13:03:00Z" w16du:dateUtc="2026-02-12T19:03:00Z">
                <w:rPr>
                  <w:noProof/>
                  <w:webHidden/>
                </w:rPr>
              </w:rPrChange>
            </w:rPr>
            <w:t>3</w:t>
          </w:r>
          <w:r w:rsidR="00A829C9" w:rsidRPr="007C644D">
            <w:rPr>
              <w:rFonts w:ascii="Roboto" w:hAnsi="Roboto"/>
              <w:noProof/>
              <w:webHidden/>
              <w:rPrChange w:id="40" w:author="Ivannia Coto" w:date="2026-02-12T13:03:00Z" w16du:dateUtc="2026-02-12T19:03:00Z">
                <w:rPr>
                  <w:noProof/>
                  <w:webHidden/>
                </w:rPr>
              </w:rPrChange>
            </w:rPr>
            <w:fldChar w:fldCharType="end"/>
          </w:r>
          <w:r w:rsidR="00A829C9" w:rsidRPr="007C644D">
            <w:rPr>
              <w:rFonts w:ascii="Roboto" w:hAnsi="Roboto"/>
              <w:rPrChange w:id="41" w:author="Ivannia Coto" w:date="2026-02-12T13:03:00Z" w16du:dateUtc="2026-02-12T19:03:00Z">
                <w:rPr/>
              </w:rPrChange>
            </w:rPr>
            <w:fldChar w:fldCharType="end"/>
          </w:r>
        </w:p>
        <w:p w14:paraId="4474532F" w14:textId="6121A012" w:rsidR="00A829C9" w:rsidRPr="007C644D" w:rsidRDefault="00A829C9">
          <w:pPr>
            <w:pStyle w:val="TDC1"/>
            <w:tabs>
              <w:tab w:val="right" w:leader="dot" w:pos="8828"/>
            </w:tabs>
            <w:rPr>
              <w:rFonts w:ascii="Roboto" w:eastAsiaTheme="minorEastAsia" w:hAnsi="Roboto"/>
              <w:noProof/>
              <w:lang w:eastAsia="es-CR"/>
              <w:rPrChange w:id="42" w:author="Ivannia Coto" w:date="2026-02-12T13:03:00Z" w16du:dateUtc="2026-02-12T19:03:00Z">
                <w:rPr>
                  <w:rFonts w:eastAsiaTheme="minorEastAsia"/>
                  <w:noProof/>
                  <w:lang w:eastAsia="es-CR"/>
                </w:rPr>
              </w:rPrChange>
            </w:rPr>
          </w:pPr>
          <w:r w:rsidRPr="007C644D">
            <w:rPr>
              <w:rFonts w:ascii="Roboto" w:hAnsi="Roboto"/>
              <w:rPrChange w:id="43" w:author="Ivannia Coto" w:date="2026-02-12T13:03:00Z" w16du:dateUtc="2026-02-12T19:03:00Z">
                <w:rPr/>
              </w:rPrChange>
            </w:rPr>
            <w:fldChar w:fldCharType="begin"/>
          </w:r>
          <w:r w:rsidRPr="007C644D">
            <w:rPr>
              <w:rFonts w:ascii="Roboto" w:hAnsi="Roboto"/>
              <w:rPrChange w:id="44" w:author="Ivannia Coto" w:date="2026-02-12T13:03:00Z" w16du:dateUtc="2026-02-12T19:03:00Z">
                <w:rPr/>
              </w:rPrChange>
            </w:rPr>
            <w:instrText>HYPERLINK \l "_Toc221699208"</w:instrText>
          </w:r>
          <w:r w:rsidRPr="007C644D">
            <w:rPr>
              <w:rFonts w:ascii="Roboto" w:hAnsi="Roboto"/>
              <w:rPrChange w:id="45" w:author="Ivannia Coto" w:date="2026-02-12T13:03:00Z" w16du:dateUtc="2026-02-12T19:03:00Z">
                <w:rPr/>
              </w:rPrChange>
            </w:rPr>
          </w:r>
          <w:r w:rsidRPr="007C644D">
            <w:rPr>
              <w:rFonts w:ascii="Roboto" w:hAnsi="Roboto"/>
              <w:rPrChange w:id="46" w:author="Ivannia Coto" w:date="2026-02-12T13:03:00Z" w16du:dateUtc="2026-02-12T19:03:00Z">
                <w:rPr/>
              </w:rPrChange>
            </w:rPr>
            <w:fldChar w:fldCharType="separate"/>
          </w:r>
          <w:r w:rsidRPr="007C644D">
            <w:rPr>
              <w:rStyle w:val="Hipervnculo"/>
              <w:rFonts w:ascii="Roboto" w:hAnsi="Roboto"/>
              <w:noProof/>
              <w:lang w:val="es-MX"/>
              <w:rPrChange w:id="47" w:author="Ivannia Coto" w:date="2026-02-12T13:03:00Z" w16du:dateUtc="2026-02-12T19:03:00Z">
                <w:rPr>
                  <w:rStyle w:val="Hipervnculo"/>
                  <w:noProof/>
                  <w:lang w:val="es-MX"/>
                </w:rPr>
              </w:rPrChange>
            </w:rPr>
            <w:t>Objetivo de la propuesta</w:t>
          </w:r>
          <w:r w:rsidRPr="007C644D">
            <w:rPr>
              <w:rFonts w:ascii="Roboto" w:hAnsi="Roboto"/>
              <w:noProof/>
              <w:webHidden/>
              <w:rPrChange w:id="48" w:author="Ivannia Coto" w:date="2026-02-12T13:03:00Z" w16du:dateUtc="2026-02-12T19:03:00Z">
                <w:rPr>
                  <w:noProof/>
                  <w:webHidden/>
                </w:rPr>
              </w:rPrChange>
            </w:rPr>
            <w:tab/>
          </w:r>
          <w:r w:rsidRPr="007C644D">
            <w:rPr>
              <w:rFonts w:ascii="Roboto" w:hAnsi="Roboto"/>
              <w:noProof/>
              <w:webHidden/>
              <w:rPrChange w:id="49" w:author="Ivannia Coto" w:date="2026-02-12T13:03:00Z" w16du:dateUtc="2026-02-12T19:03:00Z">
                <w:rPr>
                  <w:noProof/>
                  <w:webHidden/>
                </w:rPr>
              </w:rPrChange>
            </w:rPr>
            <w:fldChar w:fldCharType="begin"/>
          </w:r>
          <w:r w:rsidRPr="007C644D">
            <w:rPr>
              <w:rFonts w:ascii="Roboto" w:hAnsi="Roboto"/>
              <w:noProof/>
              <w:webHidden/>
              <w:rPrChange w:id="50" w:author="Ivannia Coto" w:date="2026-02-12T13:03:00Z" w16du:dateUtc="2026-02-12T19:03:00Z">
                <w:rPr>
                  <w:noProof/>
                  <w:webHidden/>
                </w:rPr>
              </w:rPrChange>
            </w:rPr>
            <w:instrText xml:space="preserve"> PAGEREF _Toc221699208 \h </w:instrText>
          </w:r>
          <w:r w:rsidRPr="007C644D">
            <w:rPr>
              <w:rFonts w:ascii="Roboto" w:hAnsi="Roboto"/>
              <w:noProof/>
              <w:webHidden/>
              <w:rPrChange w:id="51" w:author="Ivannia Coto" w:date="2026-02-12T13:03:00Z" w16du:dateUtc="2026-02-12T19:03:00Z">
                <w:rPr>
                  <w:noProof/>
                  <w:webHidden/>
                </w:rPr>
              </w:rPrChange>
            </w:rPr>
          </w:r>
          <w:r w:rsidRPr="007C644D">
            <w:rPr>
              <w:rFonts w:ascii="Roboto" w:hAnsi="Roboto"/>
              <w:noProof/>
              <w:webHidden/>
              <w:rPrChange w:id="52" w:author="Ivannia Coto" w:date="2026-02-12T13:03:00Z" w16du:dateUtc="2026-02-12T19:03:00Z">
                <w:rPr>
                  <w:noProof/>
                  <w:webHidden/>
                </w:rPr>
              </w:rPrChange>
            </w:rPr>
            <w:fldChar w:fldCharType="separate"/>
          </w:r>
          <w:r w:rsidRPr="007C644D">
            <w:rPr>
              <w:rFonts w:ascii="Roboto" w:hAnsi="Roboto"/>
              <w:noProof/>
              <w:webHidden/>
              <w:rPrChange w:id="53" w:author="Ivannia Coto" w:date="2026-02-12T13:03:00Z" w16du:dateUtc="2026-02-12T19:03:00Z">
                <w:rPr>
                  <w:noProof/>
                  <w:webHidden/>
                </w:rPr>
              </w:rPrChange>
            </w:rPr>
            <w:t>4</w:t>
          </w:r>
          <w:r w:rsidRPr="007C644D">
            <w:rPr>
              <w:rFonts w:ascii="Roboto" w:hAnsi="Roboto"/>
              <w:noProof/>
              <w:webHidden/>
              <w:rPrChange w:id="54" w:author="Ivannia Coto" w:date="2026-02-12T13:03:00Z" w16du:dateUtc="2026-02-12T19:03:00Z">
                <w:rPr>
                  <w:noProof/>
                  <w:webHidden/>
                </w:rPr>
              </w:rPrChange>
            </w:rPr>
            <w:fldChar w:fldCharType="end"/>
          </w:r>
          <w:r w:rsidRPr="007C644D">
            <w:rPr>
              <w:rFonts w:ascii="Roboto" w:hAnsi="Roboto"/>
              <w:rPrChange w:id="55" w:author="Ivannia Coto" w:date="2026-02-12T13:03:00Z" w16du:dateUtc="2026-02-12T19:03:00Z">
                <w:rPr/>
              </w:rPrChange>
            </w:rPr>
            <w:fldChar w:fldCharType="end"/>
          </w:r>
        </w:p>
        <w:p w14:paraId="3DA80FBC" w14:textId="376E5BA0" w:rsidR="00A829C9" w:rsidRPr="007C644D" w:rsidRDefault="00A829C9">
          <w:pPr>
            <w:pStyle w:val="TDC1"/>
            <w:tabs>
              <w:tab w:val="right" w:leader="dot" w:pos="8828"/>
            </w:tabs>
            <w:rPr>
              <w:rFonts w:ascii="Roboto" w:eastAsiaTheme="minorEastAsia" w:hAnsi="Roboto"/>
              <w:noProof/>
              <w:lang w:eastAsia="es-CR"/>
              <w:rPrChange w:id="56" w:author="Ivannia Coto" w:date="2026-02-12T13:03:00Z" w16du:dateUtc="2026-02-12T19:03:00Z">
                <w:rPr>
                  <w:rFonts w:eastAsiaTheme="minorEastAsia"/>
                  <w:noProof/>
                  <w:lang w:eastAsia="es-CR"/>
                </w:rPr>
              </w:rPrChange>
            </w:rPr>
          </w:pPr>
          <w:r w:rsidRPr="007C644D">
            <w:rPr>
              <w:rFonts w:ascii="Roboto" w:hAnsi="Roboto"/>
              <w:rPrChange w:id="57" w:author="Ivannia Coto" w:date="2026-02-12T13:03:00Z" w16du:dateUtc="2026-02-12T19:03:00Z">
                <w:rPr/>
              </w:rPrChange>
            </w:rPr>
            <w:fldChar w:fldCharType="begin"/>
          </w:r>
          <w:r w:rsidRPr="007C644D">
            <w:rPr>
              <w:rFonts w:ascii="Roboto" w:hAnsi="Roboto"/>
              <w:rPrChange w:id="58" w:author="Ivannia Coto" w:date="2026-02-12T13:03:00Z" w16du:dateUtc="2026-02-12T19:03:00Z">
                <w:rPr/>
              </w:rPrChange>
            </w:rPr>
            <w:instrText>HYPERLINK \l "_Toc221699209"</w:instrText>
          </w:r>
          <w:r w:rsidRPr="007C644D">
            <w:rPr>
              <w:rFonts w:ascii="Roboto" w:hAnsi="Roboto"/>
              <w:rPrChange w:id="59" w:author="Ivannia Coto" w:date="2026-02-12T13:03:00Z" w16du:dateUtc="2026-02-12T19:03:00Z">
                <w:rPr/>
              </w:rPrChange>
            </w:rPr>
          </w:r>
          <w:r w:rsidRPr="007C644D">
            <w:rPr>
              <w:rFonts w:ascii="Roboto" w:hAnsi="Roboto"/>
              <w:rPrChange w:id="60" w:author="Ivannia Coto" w:date="2026-02-12T13:03:00Z" w16du:dateUtc="2026-02-12T19:03:00Z">
                <w:rPr/>
              </w:rPrChange>
            </w:rPr>
            <w:fldChar w:fldCharType="separate"/>
          </w:r>
          <w:r w:rsidRPr="007C644D">
            <w:rPr>
              <w:rStyle w:val="Hipervnculo"/>
              <w:rFonts w:ascii="Roboto" w:hAnsi="Roboto"/>
              <w:noProof/>
              <w:rPrChange w:id="61" w:author="Ivannia Coto" w:date="2026-02-12T13:03:00Z" w16du:dateUtc="2026-02-12T19:03:00Z">
                <w:rPr>
                  <w:rStyle w:val="Hipervnculo"/>
                  <w:noProof/>
                </w:rPr>
              </w:rPrChange>
            </w:rPr>
            <w:t>Descripción de la Solución Propuesta</w:t>
          </w:r>
          <w:r w:rsidRPr="007C644D">
            <w:rPr>
              <w:rFonts w:ascii="Roboto" w:hAnsi="Roboto"/>
              <w:noProof/>
              <w:webHidden/>
              <w:rPrChange w:id="62" w:author="Ivannia Coto" w:date="2026-02-12T13:03:00Z" w16du:dateUtc="2026-02-12T19:03:00Z">
                <w:rPr>
                  <w:noProof/>
                  <w:webHidden/>
                </w:rPr>
              </w:rPrChange>
            </w:rPr>
            <w:tab/>
          </w:r>
          <w:r w:rsidRPr="007C644D">
            <w:rPr>
              <w:rFonts w:ascii="Roboto" w:hAnsi="Roboto"/>
              <w:noProof/>
              <w:webHidden/>
              <w:rPrChange w:id="63" w:author="Ivannia Coto" w:date="2026-02-12T13:03:00Z" w16du:dateUtc="2026-02-12T19:03:00Z">
                <w:rPr>
                  <w:noProof/>
                  <w:webHidden/>
                </w:rPr>
              </w:rPrChange>
            </w:rPr>
            <w:fldChar w:fldCharType="begin"/>
          </w:r>
          <w:r w:rsidRPr="007C644D">
            <w:rPr>
              <w:rFonts w:ascii="Roboto" w:hAnsi="Roboto"/>
              <w:noProof/>
              <w:webHidden/>
              <w:rPrChange w:id="64" w:author="Ivannia Coto" w:date="2026-02-12T13:03:00Z" w16du:dateUtc="2026-02-12T19:03:00Z">
                <w:rPr>
                  <w:noProof/>
                  <w:webHidden/>
                </w:rPr>
              </w:rPrChange>
            </w:rPr>
            <w:instrText xml:space="preserve"> PAGEREF _Toc221699209 \h </w:instrText>
          </w:r>
          <w:r w:rsidRPr="007C644D">
            <w:rPr>
              <w:rFonts w:ascii="Roboto" w:hAnsi="Roboto"/>
              <w:noProof/>
              <w:webHidden/>
              <w:rPrChange w:id="65" w:author="Ivannia Coto" w:date="2026-02-12T13:03:00Z" w16du:dateUtc="2026-02-12T19:03:00Z">
                <w:rPr>
                  <w:noProof/>
                  <w:webHidden/>
                </w:rPr>
              </w:rPrChange>
            </w:rPr>
          </w:r>
          <w:r w:rsidRPr="007C644D">
            <w:rPr>
              <w:rFonts w:ascii="Roboto" w:hAnsi="Roboto"/>
              <w:noProof/>
              <w:webHidden/>
              <w:rPrChange w:id="66" w:author="Ivannia Coto" w:date="2026-02-12T13:03:00Z" w16du:dateUtc="2026-02-12T19:03:00Z">
                <w:rPr>
                  <w:noProof/>
                  <w:webHidden/>
                </w:rPr>
              </w:rPrChange>
            </w:rPr>
            <w:fldChar w:fldCharType="separate"/>
          </w:r>
          <w:r w:rsidRPr="007C644D">
            <w:rPr>
              <w:rFonts w:ascii="Roboto" w:hAnsi="Roboto"/>
              <w:noProof/>
              <w:webHidden/>
              <w:rPrChange w:id="67" w:author="Ivannia Coto" w:date="2026-02-12T13:03:00Z" w16du:dateUtc="2026-02-12T19:03:00Z">
                <w:rPr>
                  <w:noProof/>
                  <w:webHidden/>
                </w:rPr>
              </w:rPrChange>
            </w:rPr>
            <w:t>5</w:t>
          </w:r>
          <w:r w:rsidRPr="007C644D">
            <w:rPr>
              <w:rFonts w:ascii="Roboto" w:hAnsi="Roboto"/>
              <w:noProof/>
              <w:webHidden/>
              <w:rPrChange w:id="68" w:author="Ivannia Coto" w:date="2026-02-12T13:03:00Z" w16du:dateUtc="2026-02-12T19:03:00Z">
                <w:rPr>
                  <w:noProof/>
                  <w:webHidden/>
                </w:rPr>
              </w:rPrChange>
            </w:rPr>
            <w:fldChar w:fldCharType="end"/>
          </w:r>
          <w:r w:rsidRPr="007C644D">
            <w:rPr>
              <w:rFonts w:ascii="Roboto" w:hAnsi="Roboto"/>
              <w:rPrChange w:id="69" w:author="Ivannia Coto" w:date="2026-02-12T13:03:00Z" w16du:dateUtc="2026-02-12T19:03:00Z">
                <w:rPr/>
              </w:rPrChange>
            </w:rPr>
            <w:fldChar w:fldCharType="end"/>
          </w:r>
        </w:p>
        <w:p w14:paraId="73707B15" w14:textId="4ED37C47" w:rsidR="00A829C9" w:rsidRPr="007C644D" w:rsidRDefault="00A829C9">
          <w:pPr>
            <w:pStyle w:val="TDC2"/>
            <w:tabs>
              <w:tab w:val="right" w:leader="dot" w:pos="8828"/>
            </w:tabs>
            <w:rPr>
              <w:rFonts w:ascii="Roboto" w:eastAsiaTheme="minorEastAsia" w:hAnsi="Roboto"/>
              <w:noProof/>
              <w:lang w:eastAsia="es-CR"/>
              <w:rPrChange w:id="70" w:author="Ivannia Coto" w:date="2026-02-12T13:03:00Z" w16du:dateUtc="2026-02-12T19:03:00Z">
                <w:rPr>
                  <w:rFonts w:eastAsiaTheme="minorEastAsia"/>
                  <w:noProof/>
                  <w:lang w:eastAsia="es-CR"/>
                </w:rPr>
              </w:rPrChange>
            </w:rPr>
          </w:pPr>
          <w:r w:rsidRPr="007C644D">
            <w:rPr>
              <w:rFonts w:ascii="Roboto" w:hAnsi="Roboto"/>
              <w:rPrChange w:id="71" w:author="Ivannia Coto" w:date="2026-02-12T13:03:00Z" w16du:dateUtc="2026-02-12T19:03:00Z">
                <w:rPr/>
              </w:rPrChange>
            </w:rPr>
            <w:fldChar w:fldCharType="begin"/>
          </w:r>
          <w:r w:rsidRPr="007C644D">
            <w:rPr>
              <w:rFonts w:ascii="Roboto" w:hAnsi="Roboto"/>
              <w:rPrChange w:id="72" w:author="Ivannia Coto" w:date="2026-02-12T13:03:00Z" w16du:dateUtc="2026-02-12T19:03:00Z">
                <w:rPr/>
              </w:rPrChange>
            </w:rPr>
            <w:instrText>HYPERLINK \l "_Toc221699210"</w:instrText>
          </w:r>
          <w:r w:rsidRPr="007C644D">
            <w:rPr>
              <w:rFonts w:ascii="Roboto" w:hAnsi="Roboto"/>
              <w:rPrChange w:id="73" w:author="Ivannia Coto" w:date="2026-02-12T13:03:00Z" w16du:dateUtc="2026-02-12T19:03:00Z">
                <w:rPr/>
              </w:rPrChange>
            </w:rPr>
          </w:r>
          <w:r w:rsidRPr="007C644D">
            <w:rPr>
              <w:rFonts w:ascii="Roboto" w:hAnsi="Roboto"/>
              <w:rPrChange w:id="74" w:author="Ivannia Coto" w:date="2026-02-12T13:03:00Z" w16du:dateUtc="2026-02-12T19:03:00Z">
                <w:rPr/>
              </w:rPrChange>
            </w:rPr>
            <w:fldChar w:fldCharType="separate"/>
          </w:r>
          <w:r w:rsidRPr="007C644D">
            <w:rPr>
              <w:rStyle w:val="Hipervnculo"/>
              <w:rFonts w:ascii="Roboto" w:hAnsi="Roboto"/>
              <w:noProof/>
              <w:rPrChange w:id="75" w:author="Ivannia Coto" w:date="2026-02-12T13:03:00Z" w16du:dateUtc="2026-02-12T19:03:00Z">
                <w:rPr>
                  <w:rStyle w:val="Hipervnculo"/>
                  <w:noProof/>
                </w:rPr>
              </w:rPrChange>
            </w:rPr>
            <w:t>Plataforma CRM – monday.com</w:t>
          </w:r>
          <w:r w:rsidRPr="007C644D">
            <w:rPr>
              <w:rFonts w:ascii="Roboto" w:hAnsi="Roboto"/>
              <w:noProof/>
              <w:webHidden/>
              <w:rPrChange w:id="76" w:author="Ivannia Coto" w:date="2026-02-12T13:03:00Z" w16du:dateUtc="2026-02-12T19:03:00Z">
                <w:rPr>
                  <w:noProof/>
                  <w:webHidden/>
                </w:rPr>
              </w:rPrChange>
            </w:rPr>
            <w:tab/>
          </w:r>
          <w:r w:rsidRPr="007C644D">
            <w:rPr>
              <w:rFonts w:ascii="Roboto" w:hAnsi="Roboto"/>
              <w:noProof/>
              <w:webHidden/>
              <w:rPrChange w:id="77" w:author="Ivannia Coto" w:date="2026-02-12T13:03:00Z" w16du:dateUtc="2026-02-12T19:03:00Z">
                <w:rPr>
                  <w:noProof/>
                  <w:webHidden/>
                </w:rPr>
              </w:rPrChange>
            </w:rPr>
            <w:fldChar w:fldCharType="begin"/>
          </w:r>
          <w:r w:rsidRPr="007C644D">
            <w:rPr>
              <w:rFonts w:ascii="Roboto" w:hAnsi="Roboto"/>
              <w:noProof/>
              <w:webHidden/>
              <w:rPrChange w:id="78" w:author="Ivannia Coto" w:date="2026-02-12T13:03:00Z" w16du:dateUtc="2026-02-12T19:03:00Z">
                <w:rPr>
                  <w:noProof/>
                  <w:webHidden/>
                </w:rPr>
              </w:rPrChange>
            </w:rPr>
            <w:instrText xml:space="preserve"> PAGEREF _Toc221699210 \h </w:instrText>
          </w:r>
          <w:r w:rsidRPr="007C644D">
            <w:rPr>
              <w:rFonts w:ascii="Roboto" w:hAnsi="Roboto"/>
              <w:noProof/>
              <w:webHidden/>
              <w:rPrChange w:id="79" w:author="Ivannia Coto" w:date="2026-02-12T13:03:00Z" w16du:dateUtc="2026-02-12T19:03:00Z">
                <w:rPr>
                  <w:noProof/>
                  <w:webHidden/>
                </w:rPr>
              </w:rPrChange>
            </w:rPr>
          </w:r>
          <w:r w:rsidRPr="007C644D">
            <w:rPr>
              <w:rFonts w:ascii="Roboto" w:hAnsi="Roboto"/>
              <w:noProof/>
              <w:webHidden/>
              <w:rPrChange w:id="80" w:author="Ivannia Coto" w:date="2026-02-12T13:03:00Z" w16du:dateUtc="2026-02-12T19:03:00Z">
                <w:rPr>
                  <w:noProof/>
                  <w:webHidden/>
                </w:rPr>
              </w:rPrChange>
            </w:rPr>
            <w:fldChar w:fldCharType="separate"/>
          </w:r>
          <w:r w:rsidRPr="007C644D">
            <w:rPr>
              <w:rFonts w:ascii="Roboto" w:hAnsi="Roboto"/>
              <w:noProof/>
              <w:webHidden/>
              <w:rPrChange w:id="81" w:author="Ivannia Coto" w:date="2026-02-12T13:03:00Z" w16du:dateUtc="2026-02-12T19:03:00Z">
                <w:rPr>
                  <w:noProof/>
                  <w:webHidden/>
                </w:rPr>
              </w:rPrChange>
            </w:rPr>
            <w:t>5</w:t>
          </w:r>
          <w:r w:rsidRPr="007C644D">
            <w:rPr>
              <w:rFonts w:ascii="Roboto" w:hAnsi="Roboto"/>
              <w:noProof/>
              <w:webHidden/>
              <w:rPrChange w:id="82" w:author="Ivannia Coto" w:date="2026-02-12T13:03:00Z" w16du:dateUtc="2026-02-12T19:03:00Z">
                <w:rPr>
                  <w:noProof/>
                  <w:webHidden/>
                </w:rPr>
              </w:rPrChange>
            </w:rPr>
            <w:fldChar w:fldCharType="end"/>
          </w:r>
          <w:r w:rsidRPr="007C644D">
            <w:rPr>
              <w:rFonts w:ascii="Roboto" w:hAnsi="Roboto"/>
              <w:rPrChange w:id="83" w:author="Ivannia Coto" w:date="2026-02-12T13:03:00Z" w16du:dateUtc="2026-02-12T19:03:00Z">
                <w:rPr/>
              </w:rPrChange>
            </w:rPr>
            <w:fldChar w:fldCharType="end"/>
          </w:r>
        </w:p>
        <w:p w14:paraId="3D2EC206" w14:textId="7B57EC10" w:rsidR="00A829C9" w:rsidRPr="007C644D" w:rsidRDefault="00A829C9">
          <w:pPr>
            <w:pStyle w:val="TDC2"/>
            <w:tabs>
              <w:tab w:val="right" w:leader="dot" w:pos="8828"/>
            </w:tabs>
            <w:rPr>
              <w:rFonts w:ascii="Roboto" w:eastAsiaTheme="minorEastAsia" w:hAnsi="Roboto"/>
              <w:noProof/>
              <w:lang w:eastAsia="es-CR"/>
              <w:rPrChange w:id="84" w:author="Ivannia Coto" w:date="2026-02-12T13:03:00Z" w16du:dateUtc="2026-02-12T19:03:00Z">
                <w:rPr>
                  <w:rFonts w:eastAsiaTheme="minorEastAsia"/>
                  <w:noProof/>
                  <w:lang w:eastAsia="es-CR"/>
                </w:rPr>
              </w:rPrChange>
            </w:rPr>
          </w:pPr>
          <w:r w:rsidRPr="007C644D">
            <w:rPr>
              <w:rFonts w:ascii="Roboto" w:hAnsi="Roboto"/>
              <w:rPrChange w:id="85" w:author="Ivannia Coto" w:date="2026-02-12T13:03:00Z" w16du:dateUtc="2026-02-12T19:03:00Z">
                <w:rPr/>
              </w:rPrChange>
            </w:rPr>
            <w:fldChar w:fldCharType="begin"/>
          </w:r>
          <w:r w:rsidRPr="007C644D">
            <w:rPr>
              <w:rFonts w:ascii="Roboto" w:hAnsi="Roboto"/>
              <w:rPrChange w:id="86" w:author="Ivannia Coto" w:date="2026-02-12T13:03:00Z" w16du:dateUtc="2026-02-12T19:03:00Z">
                <w:rPr/>
              </w:rPrChange>
            </w:rPr>
            <w:instrText>HYPERLINK \l "_Toc221699211"</w:instrText>
          </w:r>
          <w:r w:rsidRPr="007C644D">
            <w:rPr>
              <w:rFonts w:ascii="Roboto" w:hAnsi="Roboto"/>
              <w:rPrChange w:id="87" w:author="Ivannia Coto" w:date="2026-02-12T13:03:00Z" w16du:dateUtc="2026-02-12T19:03:00Z">
                <w:rPr/>
              </w:rPrChange>
            </w:rPr>
          </w:r>
          <w:r w:rsidRPr="007C644D">
            <w:rPr>
              <w:rFonts w:ascii="Roboto" w:hAnsi="Roboto"/>
              <w:rPrChange w:id="88" w:author="Ivannia Coto" w:date="2026-02-12T13:03:00Z" w16du:dateUtc="2026-02-12T19:03:00Z">
                <w:rPr/>
              </w:rPrChange>
            </w:rPr>
            <w:fldChar w:fldCharType="separate"/>
          </w:r>
          <w:r w:rsidRPr="007C644D">
            <w:rPr>
              <w:rStyle w:val="Hipervnculo"/>
              <w:rFonts w:ascii="Roboto" w:hAnsi="Roboto"/>
              <w:noProof/>
              <w:rPrChange w:id="89" w:author="Ivannia Coto" w:date="2026-02-12T13:03:00Z" w16du:dateUtc="2026-02-12T19:03:00Z">
                <w:rPr>
                  <w:rStyle w:val="Hipervnculo"/>
                  <w:noProof/>
                </w:rPr>
              </w:rPrChange>
            </w:rPr>
            <w:t>Integración con WhatsApp</w:t>
          </w:r>
          <w:r w:rsidRPr="007C644D">
            <w:rPr>
              <w:rFonts w:ascii="Roboto" w:hAnsi="Roboto"/>
              <w:noProof/>
              <w:webHidden/>
              <w:rPrChange w:id="90" w:author="Ivannia Coto" w:date="2026-02-12T13:03:00Z" w16du:dateUtc="2026-02-12T19:03:00Z">
                <w:rPr>
                  <w:noProof/>
                  <w:webHidden/>
                </w:rPr>
              </w:rPrChange>
            </w:rPr>
            <w:tab/>
          </w:r>
          <w:r w:rsidRPr="007C644D">
            <w:rPr>
              <w:rFonts w:ascii="Roboto" w:hAnsi="Roboto"/>
              <w:noProof/>
              <w:webHidden/>
              <w:rPrChange w:id="91" w:author="Ivannia Coto" w:date="2026-02-12T13:03:00Z" w16du:dateUtc="2026-02-12T19:03:00Z">
                <w:rPr>
                  <w:noProof/>
                  <w:webHidden/>
                </w:rPr>
              </w:rPrChange>
            </w:rPr>
            <w:fldChar w:fldCharType="begin"/>
          </w:r>
          <w:r w:rsidRPr="007C644D">
            <w:rPr>
              <w:rFonts w:ascii="Roboto" w:hAnsi="Roboto"/>
              <w:noProof/>
              <w:webHidden/>
              <w:rPrChange w:id="92" w:author="Ivannia Coto" w:date="2026-02-12T13:03:00Z" w16du:dateUtc="2026-02-12T19:03:00Z">
                <w:rPr>
                  <w:noProof/>
                  <w:webHidden/>
                </w:rPr>
              </w:rPrChange>
            </w:rPr>
            <w:instrText xml:space="preserve"> PAGEREF _Toc221699211 \h </w:instrText>
          </w:r>
          <w:r w:rsidRPr="007C644D">
            <w:rPr>
              <w:rFonts w:ascii="Roboto" w:hAnsi="Roboto"/>
              <w:noProof/>
              <w:webHidden/>
              <w:rPrChange w:id="93" w:author="Ivannia Coto" w:date="2026-02-12T13:03:00Z" w16du:dateUtc="2026-02-12T19:03:00Z">
                <w:rPr>
                  <w:noProof/>
                  <w:webHidden/>
                </w:rPr>
              </w:rPrChange>
            </w:rPr>
          </w:r>
          <w:r w:rsidRPr="007C644D">
            <w:rPr>
              <w:rFonts w:ascii="Roboto" w:hAnsi="Roboto"/>
              <w:noProof/>
              <w:webHidden/>
              <w:rPrChange w:id="94" w:author="Ivannia Coto" w:date="2026-02-12T13:03:00Z" w16du:dateUtc="2026-02-12T19:03:00Z">
                <w:rPr>
                  <w:noProof/>
                  <w:webHidden/>
                </w:rPr>
              </w:rPrChange>
            </w:rPr>
            <w:fldChar w:fldCharType="separate"/>
          </w:r>
          <w:r w:rsidRPr="007C644D">
            <w:rPr>
              <w:rFonts w:ascii="Roboto" w:hAnsi="Roboto"/>
              <w:noProof/>
              <w:webHidden/>
              <w:rPrChange w:id="95" w:author="Ivannia Coto" w:date="2026-02-12T13:03:00Z" w16du:dateUtc="2026-02-12T19:03:00Z">
                <w:rPr>
                  <w:noProof/>
                  <w:webHidden/>
                </w:rPr>
              </w:rPrChange>
            </w:rPr>
            <w:t>5</w:t>
          </w:r>
          <w:r w:rsidRPr="007C644D">
            <w:rPr>
              <w:rFonts w:ascii="Roboto" w:hAnsi="Roboto"/>
              <w:noProof/>
              <w:webHidden/>
              <w:rPrChange w:id="96" w:author="Ivannia Coto" w:date="2026-02-12T13:03:00Z" w16du:dateUtc="2026-02-12T19:03:00Z">
                <w:rPr>
                  <w:noProof/>
                  <w:webHidden/>
                </w:rPr>
              </w:rPrChange>
            </w:rPr>
            <w:fldChar w:fldCharType="end"/>
          </w:r>
          <w:r w:rsidRPr="007C644D">
            <w:rPr>
              <w:rFonts w:ascii="Roboto" w:hAnsi="Roboto"/>
              <w:rPrChange w:id="97" w:author="Ivannia Coto" w:date="2026-02-12T13:03:00Z" w16du:dateUtc="2026-02-12T19:03:00Z">
                <w:rPr/>
              </w:rPrChange>
            </w:rPr>
            <w:fldChar w:fldCharType="end"/>
          </w:r>
        </w:p>
        <w:p w14:paraId="45D64183" w14:textId="0B19C724" w:rsidR="00A829C9" w:rsidRPr="007C644D" w:rsidRDefault="00A829C9">
          <w:pPr>
            <w:pStyle w:val="TDC2"/>
            <w:tabs>
              <w:tab w:val="right" w:leader="dot" w:pos="8828"/>
            </w:tabs>
            <w:rPr>
              <w:rFonts w:ascii="Roboto" w:eastAsiaTheme="minorEastAsia" w:hAnsi="Roboto"/>
              <w:noProof/>
              <w:lang w:eastAsia="es-CR"/>
              <w:rPrChange w:id="98" w:author="Ivannia Coto" w:date="2026-02-12T13:03:00Z" w16du:dateUtc="2026-02-12T19:03:00Z">
                <w:rPr>
                  <w:rFonts w:eastAsiaTheme="minorEastAsia"/>
                  <w:noProof/>
                  <w:lang w:eastAsia="es-CR"/>
                </w:rPr>
              </w:rPrChange>
            </w:rPr>
          </w:pPr>
          <w:r w:rsidRPr="007C644D">
            <w:rPr>
              <w:rFonts w:ascii="Roboto" w:hAnsi="Roboto"/>
              <w:rPrChange w:id="99" w:author="Ivannia Coto" w:date="2026-02-12T13:03:00Z" w16du:dateUtc="2026-02-12T19:03:00Z">
                <w:rPr/>
              </w:rPrChange>
            </w:rPr>
            <w:fldChar w:fldCharType="begin"/>
          </w:r>
          <w:r w:rsidRPr="007C644D">
            <w:rPr>
              <w:rFonts w:ascii="Roboto" w:hAnsi="Roboto"/>
              <w:rPrChange w:id="100" w:author="Ivannia Coto" w:date="2026-02-12T13:03:00Z" w16du:dateUtc="2026-02-12T19:03:00Z">
                <w:rPr/>
              </w:rPrChange>
            </w:rPr>
            <w:instrText>HYPERLINK \l "_Toc221699212"</w:instrText>
          </w:r>
          <w:r w:rsidRPr="007C644D">
            <w:rPr>
              <w:rFonts w:ascii="Roboto" w:hAnsi="Roboto"/>
              <w:rPrChange w:id="101" w:author="Ivannia Coto" w:date="2026-02-12T13:03:00Z" w16du:dateUtc="2026-02-12T19:03:00Z">
                <w:rPr/>
              </w:rPrChange>
            </w:rPr>
          </w:r>
          <w:r w:rsidRPr="007C644D">
            <w:rPr>
              <w:rFonts w:ascii="Roboto" w:hAnsi="Roboto"/>
              <w:rPrChange w:id="102" w:author="Ivannia Coto" w:date="2026-02-12T13:03:00Z" w16du:dateUtc="2026-02-12T19:03:00Z">
                <w:rPr/>
              </w:rPrChange>
            </w:rPr>
            <w:fldChar w:fldCharType="separate"/>
          </w:r>
          <w:r w:rsidRPr="007C644D">
            <w:rPr>
              <w:rStyle w:val="Hipervnculo"/>
              <w:rFonts w:ascii="Roboto" w:hAnsi="Roboto"/>
              <w:noProof/>
              <w:lang w:val="en-US"/>
              <w:rPrChange w:id="103" w:author="Ivannia Coto" w:date="2026-02-12T13:03:00Z" w16du:dateUtc="2026-02-12T19:03:00Z">
                <w:rPr>
                  <w:rStyle w:val="Hipervnculo"/>
                  <w:noProof/>
                  <w:lang w:val="en-US"/>
                </w:rPr>
              </w:rPrChange>
            </w:rPr>
            <w:t>Integración con SAP Business One (SAP B1)</w:t>
          </w:r>
          <w:r w:rsidRPr="007C644D">
            <w:rPr>
              <w:rFonts w:ascii="Roboto" w:hAnsi="Roboto"/>
              <w:noProof/>
              <w:webHidden/>
              <w:rPrChange w:id="104" w:author="Ivannia Coto" w:date="2026-02-12T13:03:00Z" w16du:dateUtc="2026-02-12T19:03:00Z">
                <w:rPr>
                  <w:noProof/>
                  <w:webHidden/>
                </w:rPr>
              </w:rPrChange>
            </w:rPr>
            <w:tab/>
          </w:r>
          <w:r w:rsidRPr="007C644D">
            <w:rPr>
              <w:rFonts w:ascii="Roboto" w:hAnsi="Roboto"/>
              <w:noProof/>
              <w:webHidden/>
              <w:rPrChange w:id="105" w:author="Ivannia Coto" w:date="2026-02-12T13:03:00Z" w16du:dateUtc="2026-02-12T19:03:00Z">
                <w:rPr>
                  <w:noProof/>
                  <w:webHidden/>
                </w:rPr>
              </w:rPrChange>
            </w:rPr>
            <w:fldChar w:fldCharType="begin"/>
          </w:r>
          <w:r w:rsidRPr="007C644D">
            <w:rPr>
              <w:rFonts w:ascii="Roboto" w:hAnsi="Roboto"/>
              <w:noProof/>
              <w:webHidden/>
              <w:rPrChange w:id="106" w:author="Ivannia Coto" w:date="2026-02-12T13:03:00Z" w16du:dateUtc="2026-02-12T19:03:00Z">
                <w:rPr>
                  <w:noProof/>
                  <w:webHidden/>
                </w:rPr>
              </w:rPrChange>
            </w:rPr>
            <w:instrText xml:space="preserve"> PAGEREF _Toc221699212 \h </w:instrText>
          </w:r>
          <w:r w:rsidRPr="007C644D">
            <w:rPr>
              <w:rFonts w:ascii="Roboto" w:hAnsi="Roboto"/>
              <w:noProof/>
              <w:webHidden/>
              <w:rPrChange w:id="107" w:author="Ivannia Coto" w:date="2026-02-12T13:03:00Z" w16du:dateUtc="2026-02-12T19:03:00Z">
                <w:rPr>
                  <w:noProof/>
                  <w:webHidden/>
                </w:rPr>
              </w:rPrChange>
            </w:rPr>
          </w:r>
          <w:r w:rsidRPr="007C644D">
            <w:rPr>
              <w:rFonts w:ascii="Roboto" w:hAnsi="Roboto"/>
              <w:noProof/>
              <w:webHidden/>
              <w:rPrChange w:id="108" w:author="Ivannia Coto" w:date="2026-02-12T13:03:00Z" w16du:dateUtc="2026-02-12T19:03:00Z">
                <w:rPr>
                  <w:noProof/>
                  <w:webHidden/>
                </w:rPr>
              </w:rPrChange>
            </w:rPr>
            <w:fldChar w:fldCharType="separate"/>
          </w:r>
          <w:r w:rsidRPr="007C644D">
            <w:rPr>
              <w:rFonts w:ascii="Roboto" w:hAnsi="Roboto"/>
              <w:noProof/>
              <w:webHidden/>
              <w:rPrChange w:id="109" w:author="Ivannia Coto" w:date="2026-02-12T13:03:00Z" w16du:dateUtc="2026-02-12T19:03:00Z">
                <w:rPr>
                  <w:noProof/>
                  <w:webHidden/>
                </w:rPr>
              </w:rPrChange>
            </w:rPr>
            <w:t>6</w:t>
          </w:r>
          <w:r w:rsidRPr="007C644D">
            <w:rPr>
              <w:rFonts w:ascii="Roboto" w:hAnsi="Roboto"/>
              <w:noProof/>
              <w:webHidden/>
              <w:rPrChange w:id="110" w:author="Ivannia Coto" w:date="2026-02-12T13:03:00Z" w16du:dateUtc="2026-02-12T19:03:00Z">
                <w:rPr>
                  <w:noProof/>
                  <w:webHidden/>
                </w:rPr>
              </w:rPrChange>
            </w:rPr>
            <w:fldChar w:fldCharType="end"/>
          </w:r>
          <w:r w:rsidRPr="007C644D">
            <w:rPr>
              <w:rFonts w:ascii="Roboto" w:hAnsi="Roboto"/>
              <w:rPrChange w:id="111" w:author="Ivannia Coto" w:date="2026-02-12T13:03:00Z" w16du:dateUtc="2026-02-12T19:03:00Z">
                <w:rPr/>
              </w:rPrChange>
            </w:rPr>
            <w:fldChar w:fldCharType="end"/>
          </w:r>
        </w:p>
        <w:p w14:paraId="479C168E" w14:textId="59D18038" w:rsidR="00A829C9" w:rsidRPr="007C644D" w:rsidRDefault="00A829C9">
          <w:pPr>
            <w:pStyle w:val="TDC2"/>
            <w:tabs>
              <w:tab w:val="right" w:leader="dot" w:pos="8828"/>
            </w:tabs>
            <w:rPr>
              <w:rFonts w:ascii="Roboto" w:eastAsiaTheme="minorEastAsia" w:hAnsi="Roboto"/>
              <w:noProof/>
              <w:lang w:eastAsia="es-CR"/>
              <w:rPrChange w:id="112" w:author="Ivannia Coto" w:date="2026-02-12T13:03:00Z" w16du:dateUtc="2026-02-12T19:03:00Z">
                <w:rPr>
                  <w:rFonts w:eastAsiaTheme="minorEastAsia"/>
                  <w:noProof/>
                  <w:lang w:eastAsia="es-CR"/>
                </w:rPr>
              </w:rPrChange>
            </w:rPr>
          </w:pPr>
          <w:r w:rsidRPr="007C644D">
            <w:rPr>
              <w:rFonts w:ascii="Roboto" w:hAnsi="Roboto"/>
              <w:rPrChange w:id="113" w:author="Ivannia Coto" w:date="2026-02-12T13:03:00Z" w16du:dateUtc="2026-02-12T19:03:00Z">
                <w:rPr/>
              </w:rPrChange>
            </w:rPr>
            <w:fldChar w:fldCharType="begin"/>
          </w:r>
          <w:r w:rsidRPr="007C644D">
            <w:rPr>
              <w:rFonts w:ascii="Roboto" w:hAnsi="Roboto"/>
              <w:rPrChange w:id="114" w:author="Ivannia Coto" w:date="2026-02-12T13:03:00Z" w16du:dateUtc="2026-02-12T19:03:00Z">
                <w:rPr/>
              </w:rPrChange>
            </w:rPr>
            <w:instrText>HYPERLINK \l "_Toc221699213"</w:instrText>
          </w:r>
          <w:r w:rsidRPr="007C644D">
            <w:rPr>
              <w:rFonts w:ascii="Roboto" w:hAnsi="Roboto"/>
              <w:rPrChange w:id="115" w:author="Ivannia Coto" w:date="2026-02-12T13:03:00Z" w16du:dateUtc="2026-02-12T19:03:00Z">
                <w:rPr/>
              </w:rPrChange>
            </w:rPr>
          </w:r>
          <w:r w:rsidRPr="007C644D">
            <w:rPr>
              <w:rFonts w:ascii="Roboto" w:hAnsi="Roboto"/>
              <w:rPrChange w:id="116" w:author="Ivannia Coto" w:date="2026-02-12T13:03:00Z" w16du:dateUtc="2026-02-12T19:03:00Z">
                <w:rPr/>
              </w:rPrChange>
            </w:rPr>
            <w:fldChar w:fldCharType="separate"/>
          </w:r>
          <w:r w:rsidRPr="007C644D">
            <w:rPr>
              <w:rStyle w:val="Hipervnculo"/>
              <w:rFonts w:ascii="Roboto" w:hAnsi="Roboto"/>
              <w:noProof/>
              <w:rPrChange w:id="117" w:author="Ivannia Coto" w:date="2026-02-12T13:03:00Z" w16du:dateUtc="2026-02-12T19:03:00Z">
                <w:rPr>
                  <w:rStyle w:val="Hipervnculo"/>
                  <w:noProof/>
                </w:rPr>
              </w:rPrChange>
            </w:rPr>
            <w:t>Facturación y Soporte</w:t>
          </w:r>
          <w:r w:rsidRPr="007C644D">
            <w:rPr>
              <w:rFonts w:ascii="Roboto" w:hAnsi="Roboto"/>
              <w:noProof/>
              <w:webHidden/>
              <w:rPrChange w:id="118" w:author="Ivannia Coto" w:date="2026-02-12T13:03:00Z" w16du:dateUtc="2026-02-12T19:03:00Z">
                <w:rPr>
                  <w:noProof/>
                  <w:webHidden/>
                </w:rPr>
              </w:rPrChange>
            </w:rPr>
            <w:tab/>
          </w:r>
          <w:r w:rsidRPr="007C644D">
            <w:rPr>
              <w:rFonts w:ascii="Roboto" w:hAnsi="Roboto"/>
              <w:noProof/>
              <w:webHidden/>
              <w:rPrChange w:id="119" w:author="Ivannia Coto" w:date="2026-02-12T13:03:00Z" w16du:dateUtc="2026-02-12T19:03:00Z">
                <w:rPr>
                  <w:noProof/>
                  <w:webHidden/>
                </w:rPr>
              </w:rPrChange>
            </w:rPr>
            <w:fldChar w:fldCharType="begin"/>
          </w:r>
          <w:r w:rsidRPr="007C644D">
            <w:rPr>
              <w:rFonts w:ascii="Roboto" w:hAnsi="Roboto"/>
              <w:noProof/>
              <w:webHidden/>
              <w:rPrChange w:id="120" w:author="Ivannia Coto" w:date="2026-02-12T13:03:00Z" w16du:dateUtc="2026-02-12T19:03:00Z">
                <w:rPr>
                  <w:noProof/>
                  <w:webHidden/>
                </w:rPr>
              </w:rPrChange>
            </w:rPr>
            <w:instrText xml:space="preserve"> PAGEREF _Toc221699213 \h </w:instrText>
          </w:r>
          <w:r w:rsidRPr="007C644D">
            <w:rPr>
              <w:rFonts w:ascii="Roboto" w:hAnsi="Roboto"/>
              <w:noProof/>
              <w:webHidden/>
              <w:rPrChange w:id="121" w:author="Ivannia Coto" w:date="2026-02-12T13:03:00Z" w16du:dateUtc="2026-02-12T19:03:00Z">
                <w:rPr>
                  <w:noProof/>
                  <w:webHidden/>
                </w:rPr>
              </w:rPrChange>
            </w:rPr>
          </w:r>
          <w:r w:rsidRPr="007C644D">
            <w:rPr>
              <w:rFonts w:ascii="Roboto" w:hAnsi="Roboto"/>
              <w:noProof/>
              <w:webHidden/>
              <w:rPrChange w:id="122" w:author="Ivannia Coto" w:date="2026-02-12T13:03:00Z" w16du:dateUtc="2026-02-12T19:03:00Z">
                <w:rPr>
                  <w:noProof/>
                  <w:webHidden/>
                </w:rPr>
              </w:rPrChange>
            </w:rPr>
            <w:fldChar w:fldCharType="separate"/>
          </w:r>
          <w:r w:rsidRPr="007C644D">
            <w:rPr>
              <w:rFonts w:ascii="Roboto" w:hAnsi="Roboto"/>
              <w:noProof/>
              <w:webHidden/>
              <w:rPrChange w:id="123" w:author="Ivannia Coto" w:date="2026-02-12T13:03:00Z" w16du:dateUtc="2026-02-12T19:03:00Z">
                <w:rPr>
                  <w:noProof/>
                  <w:webHidden/>
                </w:rPr>
              </w:rPrChange>
            </w:rPr>
            <w:t>6</w:t>
          </w:r>
          <w:r w:rsidRPr="007C644D">
            <w:rPr>
              <w:rFonts w:ascii="Roboto" w:hAnsi="Roboto"/>
              <w:noProof/>
              <w:webHidden/>
              <w:rPrChange w:id="124" w:author="Ivannia Coto" w:date="2026-02-12T13:03:00Z" w16du:dateUtc="2026-02-12T19:03:00Z">
                <w:rPr>
                  <w:noProof/>
                  <w:webHidden/>
                </w:rPr>
              </w:rPrChange>
            </w:rPr>
            <w:fldChar w:fldCharType="end"/>
          </w:r>
          <w:r w:rsidRPr="007C644D">
            <w:rPr>
              <w:rFonts w:ascii="Roboto" w:hAnsi="Roboto"/>
              <w:rPrChange w:id="125" w:author="Ivannia Coto" w:date="2026-02-12T13:03:00Z" w16du:dateUtc="2026-02-12T19:03:00Z">
                <w:rPr/>
              </w:rPrChange>
            </w:rPr>
            <w:fldChar w:fldCharType="end"/>
          </w:r>
        </w:p>
        <w:p w14:paraId="4A1A28DE" w14:textId="4DD9B642" w:rsidR="00A829C9" w:rsidRPr="007C644D" w:rsidRDefault="00A829C9">
          <w:pPr>
            <w:pStyle w:val="TDC1"/>
            <w:tabs>
              <w:tab w:val="right" w:leader="dot" w:pos="8828"/>
            </w:tabs>
            <w:rPr>
              <w:rFonts w:ascii="Roboto" w:eastAsiaTheme="minorEastAsia" w:hAnsi="Roboto"/>
              <w:noProof/>
              <w:lang w:eastAsia="es-CR"/>
              <w:rPrChange w:id="126" w:author="Ivannia Coto" w:date="2026-02-12T13:03:00Z" w16du:dateUtc="2026-02-12T19:03:00Z">
                <w:rPr>
                  <w:rFonts w:eastAsiaTheme="minorEastAsia"/>
                  <w:noProof/>
                  <w:lang w:eastAsia="es-CR"/>
                </w:rPr>
              </w:rPrChange>
            </w:rPr>
          </w:pPr>
          <w:r w:rsidRPr="007C644D">
            <w:rPr>
              <w:rFonts w:ascii="Roboto" w:hAnsi="Roboto"/>
              <w:rPrChange w:id="127" w:author="Ivannia Coto" w:date="2026-02-12T13:03:00Z" w16du:dateUtc="2026-02-12T19:03:00Z">
                <w:rPr/>
              </w:rPrChange>
            </w:rPr>
            <w:fldChar w:fldCharType="begin"/>
          </w:r>
          <w:r w:rsidRPr="007C644D">
            <w:rPr>
              <w:rFonts w:ascii="Roboto" w:hAnsi="Roboto"/>
              <w:rPrChange w:id="128" w:author="Ivannia Coto" w:date="2026-02-12T13:03:00Z" w16du:dateUtc="2026-02-12T19:03:00Z">
                <w:rPr/>
              </w:rPrChange>
            </w:rPr>
            <w:instrText>HYPERLINK \l "_Toc221699214"</w:instrText>
          </w:r>
          <w:r w:rsidRPr="007C644D">
            <w:rPr>
              <w:rFonts w:ascii="Roboto" w:hAnsi="Roboto"/>
              <w:rPrChange w:id="129" w:author="Ivannia Coto" w:date="2026-02-12T13:03:00Z" w16du:dateUtc="2026-02-12T19:03:00Z">
                <w:rPr/>
              </w:rPrChange>
            </w:rPr>
          </w:r>
          <w:r w:rsidRPr="007C644D">
            <w:rPr>
              <w:rFonts w:ascii="Roboto" w:hAnsi="Roboto"/>
              <w:rPrChange w:id="130" w:author="Ivannia Coto" w:date="2026-02-12T13:03:00Z" w16du:dateUtc="2026-02-12T19:03:00Z">
                <w:rPr/>
              </w:rPrChange>
            </w:rPr>
            <w:fldChar w:fldCharType="separate"/>
          </w:r>
          <w:r w:rsidRPr="007C644D">
            <w:rPr>
              <w:rStyle w:val="Hipervnculo"/>
              <w:rFonts w:ascii="Roboto" w:hAnsi="Roboto"/>
              <w:noProof/>
              <w:rPrChange w:id="131" w:author="Ivannia Coto" w:date="2026-02-12T13:03:00Z" w16du:dateUtc="2026-02-12T19:03:00Z">
                <w:rPr>
                  <w:rStyle w:val="Hipervnculo"/>
                  <w:noProof/>
                </w:rPr>
              </w:rPrChange>
            </w:rPr>
            <w:t>Alcance funcional</w:t>
          </w:r>
          <w:r w:rsidRPr="007C644D">
            <w:rPr>
              <w:rFonts w:ascii="Roboto" w:hAnsi="Roboto"/>
              <w:noProof/>
              <w:webHidden/>
              <w:rPrChange w:id="132" w:author="Ivannia Coto" w:date="2026-02-12T13:03:00Z" w16du:dateUtc="2026-02-12T19:03:00Z">
                <w:rPr>
                  <w:noProof/>
                  <w:webHidden/>
                </w:rPr>
              </w:rPrChange>
            </w:rPr>
            <w:tab/>
          </w:r>
          <w:r w:rsidRPr="007C644D">
            <w:rPr>
              <w:rFonts w:ascii="Roboto" w:hAnsi="Roboto"/>
              <w:noProof/>
              <w:webHidden/>
              <w:rPrChange w:id="133" w:author="Ivannia Coto" w:date="2026-02-12T13:03:00Z" w16du:dateUtc="2026-02-12T19:03:00Z">
                <w:rPr>
                  <w:noProof/>
                  <w:webHidden/>
                </w:rPr>
              </w:rPrChange>
            </w:rPr>
            <w:fldChar w:fldCharType="begin"/>
          </w:r>
          <w:r w:rsidRPr="007C644D">
            <w:rPr>
              <w:rFonts w:ascii="Roboto" w:hAnsi="Roboto"/>
              <w:noProof/>
              <w:webHidden/>
              <w:rPrChange w:id="134" w:author="Ivannia Coto" w:date="2026-02-12T13:03:00Z" w16du:dateUtc="2026-02-12T19:03:00Z">
                <w:rPr>
                  <w:noProof/>
                  <w:webHidden/>
                </w:rPr>
              </w:rPrChange>
            </w:rPr>
            <w:instrText xml:space="preserve"> PAGEREF _Toc221699214 \h </w:instrText>
          </w:r>
          <w:r w:rsidRPr="007C644D">
            <w:rPr>
              <w:rFonts w:ascii="Roboto" w:hAnsi="Roboto"/>
              <w:noProof/>
              <w:webHidden/>
              <w:rPrChange w:id="135" w:author="Ivannia Coto" w:date="2026-02-12T13:03:00Z" w16du:dateUtc="2026-02-12T19:03:00Z">
                <w:rPr>
                  <w:noProof/>
                  <w:webHidden/>
                </w:rPr>
              </w:rPrChange>
            </w:rPr>
          </w:r>
          <w:r w:rsidRPr="007C644D">
            <w:rPr>
              <w:rFonts w:ascii="Roboto" w:hAnsi="Roboto"/>
              <w:noProof/>
              <w:webHidden/>
              <w:rPrChange w:id="136" w:author="Ivannia Coto" w:date="2026-02-12T13:03:00Z" w16du:dateUtc="2026-02-12T19:03:00Z">
                <w:rPr>
                  <w:noProof/>
                  <w:webHidden/>
                </w:rPr>
              </w:rPrChange>
            </w:rPr>
            <w:fldChar w:fldCharType="separate"/>
          </w:r>
          <w:r w:rsidRPr="007C644D">
            <w:rPr>
              <w:rFonts w:ascii="Roboto" w:hAnsi="Roboto"/>
              <w:noProof/>
              <w:webHidden/>
              <w:rPrChange w:id="137" w:author="Ivannia Coto" w:date="2026-02-12T13:03:00Z" w16du:dateUtc="2026-02-12T19:03:00Z">
                <w:rPr>
                  <w:noProof/>
                  <w:webHidden/>
                </w:rPr>
              </w:rPrChange>
            </w:rPr>
            <w:t>7</w:t>
          </w:r>
          <w:r w:rsidRPr="007C644D">
            <w:rPr>
              <w:rFonts w:ascii="Roboto" w:hAnsi="Roboto"/>
              <w:noProof/>
              <w:webHidden/>
              <w:rPrChange w:id="138" w:author="Ivannia Coto" w:date="2026-02-12T13:03:00Z" w16du:dateUtc="2026-02-12T19:03:00Z">
                <w:rPr>
                  <w:noProof/>
                  <w:webHidden/>
                </w:rPr>
              </w:rPrChange>
            </w:rPr>
            <w:fldChar w:fldCharType="end"/>
          </w:r>
          <w:r w:rsidRPr="007C644D">
            <w:rPr>
              <w:rFonts w:ascii="Roboto" w:hAnsi="Roboto"/>
              <w:rPrChange w:id="139" w:author="Ivannia Coto" w:date="2026-02-12T13:03:00Z" w16du:dateUtc="2026-02-12T19:03:00Z">
                <w:rPr/>
              </w:rPrChange>
            </w:rPr>
            <w:fldChar w:fldCharType="end"/>
          </w:r>
        </w:p>
        <w:p w14:paraId="689E99F9" w14:textId="77FE7044" w:rsidR="00A829C9" w:rsidRPr="007C644D" w:rsidRDefault="00A829C9">
          <w:pPr>
            <w:pStyle w:val="TDC1"/>
            <w:tabs>
              <w:tab w:val="right" w:leader="dot" w:pos="8828"/>
            </w:tabs>
            <w:rPr>
              <w:rFonts w:ascii="Roboto" w:eastAsiaTheme="minorEastAsia" w:hAnsi="Roboto"/>
              <w:noProof/>
              <w:lang w:eastAsia="es-CR"/>
              <w:rPrChange w:id="140" w:author="Ivannia Coto" w:date="2026-02-12T13:03:00Z" w16du:dateUtc="2026-02-12T19:03:00Z">
                <w:rPr>
                  <w:rFonts w:eastAsiaTheme="minorEastAsia"/>
                  <w:noProof/>
                  <w:lang w:eastAsia="es-CR"/>
                </w:rPr>
              </w:rPrChange>
            </w:rPr>
          </w:pPr>
          <w:r w:rsidRPr="007C644D">
            <w:rPr>
              <w:rFonts w:ascii="Roboto" w:hAnsi="Roboto"/>
              <w:rPrChange w:id="141" w:author="Ivannia Coto" w:date="2026-02-12T13:03:00Z" w16du:dateUtc="2026-02-12T19:03:00Z">
                <w:rPr/>
              </w:rPrChange>
            </w:rPr>
            <w:fldChar w:fldCharType="begin"/>
          </w:r>
          <w:r w:rsidRPr="007C644D">
            <w:rPr>
              <w:rFonts w:ascii="Roboto" w:hAnsi="Roboto"/>
              <w:rPrChange w:id="142" w:author="Ivannia Coto" w:date="2026-02-12T13:03:00Z" w16du:dateUtc="2026-02-12T19:03:00Z">
                <w:rPr/>
              </w:rPrChange>
            </w:rPr>
            <w:instrText>HYPERLINK \l "_Toc221699215"</w:instrText>
          </w:r>
          <w:r w:rsidRPr="007C644D">
            <w:rPr>
              <w:rFonts w:ascii="Roboto" w:hAnsi="Roboto"/>
              <w:rPrChange w:id="143" w:author="Ivannia Coto" w:date="2026-02-12T13:03:00Z" w16du:dateUtc="2026-02-12T19:03:00Z">
                <w:rPr/>
              </w:rPrChange>
            </w:rPr>
          </w:r>
          <w:r w:rsidRPr="007C644D">
            <w:rPr>
              <w:rFonts w:ascii="Roboto" w:hAnsi="Roboto"/>
              <w:rPrChange w:id="144" w:author="Ivannia Coto" w:date="2026-02-12T13:03:00Z" w16du:dateUtc="2026-02-12T19:03:00Z">
                <w:rPr/>
              </w:rPrChange>
            </w:rPr>
            <w:fldChar w:fldCharType="separate"/>
          </w:r>
          <w:r w:rsidRPr="007C644D">
            <w:rPr>
              <w:rStyle w:val="Hipervnculo"/>
              <w:rFonts w:ascii="Roboto" w:hAnsi="Roboto"/>
              <w:noProof/>
              <w:rPrChange w:id="145" w:author="Ivannia Coto" w:date="2026-02-12T13:03:00Z" w16du:dateUtc="2026-02-12T19:03:00Z">
                <w:rPr>
                  <w:rStyle w:val="Hipervnculo"/>
                  <w:noProof/>
                </w:rPr>
              </w:rPrChange>
            </w:rPr>
            <w:t>Beneficios</w:t>
          </w:r>
          <w:r w:rsidRPr="007C644D">
            <w:rPr>
              <w:rFonts w:ascii="Roboto" w:hAnsi="Roboto"/>
              <w:noProof/>
              <w:webHidden/>
              <w:rPrChange w:id="146" w:author="Ivannia Coto" w:date="2026-02-12T13:03:00Z" w16du:dateUtc="2026-02-12T19:03:00Z">
                <w:rPr>
                  <w:noProof/>
                  <w:webHidden/>
                </w:rPr>
              </w:rPrChange>
            </w:rPr>
            <w:tab/>
          </w:r>
          <w:r w:rsidRPr="007C644D">
            <w:rPr>
              <w:rFonts w:ascii="Roboto" w:hAnsi="Roboto"/>
              <w:noProof/>
              <w:webHidden/>
              <w:rPrChange w:id="147" w:author="Ivannia Coto" w:date="2026-02-12T13:03:00Z" w16du:dateUtc="2026-02-12T19:03:00Z">
                <w:rPr>
                  <w:noProof/>
                  <w:webHidden/>
                </w:rPr>
              </w:rPrChange>
            </w:rPr>
            <w:fldChar w:fldCharType="begin"/>
          </w:r>
          <w:r w:rsidRPr="007C644D">
            <w:rPr>
              <w:rFonts w:ascii="Roboto" w:hAnsi="Roboto"/>
              <w:noProof/>
              <w:webHidden/>
              <w:rPrChange w:id="148" w:author="Ivannia Coto" w:date="2026-02-12T13:03:00Z" w16du:dateUtc="2026-02-12T19:03:00Z">
                <w:rPr>
                  <w:noProof/>
                  <w:webHidden/>
                </w:rPr>
              </w:rPrChange>
            </w:rPr>
            <w:instrText xml:space="preserve"> PAGEREF _Toc221699215 \h </w:instrText>
          </w:r>
          <w:r w:rsidRPr="007C644D">
            <w:rPr>
              <w:rFonts w:ascii="Roboto" w:hAnsi="Roboto"/>
              <w:noProof/>
              <w:webHidden/>
              <w:rPrChange w:id="149" w:author="Ivannia Coto" w:date="2026-02-12T13:03:00Z" w16du:dateUtc="2026-02-12T19:03:00Z">
                <w:rPr>
                  <w:noProof/>
                  <w:webHidden/>
                </w:rPr>
              </w:rPrChange>
            </w:rPr>
          </w:r>
          <w:r w:rsidRPr="007C644D">
            <w:rPr>
              <w:rFonts w:ascii="Roboto" w:hAnsi="Roboto"/>
              <w:noProof/>
              <w:webHidden/>
              <w:rPrChange w:id="150" w:author="Ivannia Coto" w:date="2026-02-12T13:03:00Z" w16du:dateUtc="2026-02-12T19:03:00Z">
                <w:rPr>
                  <w:noProof/>
                  <w:webHidden/>
                </w:rPr>
              </w:rPrChange>
            </w:rPr>
            <w:fldChar w:fldCharType="separate"/>
          </w:r>
          <w:r w:rsidRPr="007C644D">
            <w:rPr>
              <w:rFonts w:ascii="Roboto" w:hAnsi="Roboto"/>
              <w:noProof/>
              <w:webHidden/>
              <w:rPrChange w:id="151" w:author="Ivannia Coto" w:date="2026-02-12T13:03:00Z" w16du:dateUtc="2026-02-12T19:03:00Z">
                <w:rPr>
                  <w:noProof/>
                  <w:webHidden/>
                </w:rPr>
              </w:rPrChange>
            </w:rPr>
            <w:t>8</w:t>
          </w:r>
          <w:r w:rsidRPr="007C644D">
            <w:rPr>
              <w:rFonts w:ascii="Roboto" w:hAnsi="Roboto"/>
              <w:noProof/>
              <w:webHidden/>
              <w:rPrChange w:id="152" w:author="Ivannia Coto" w:date="2026-02-12T13:03:00Z" w16du:dateUtc="2026-02-12T19:03:00Z">
                <w:rPr>
                  <w:noProof/>
                  <w:webHidden/>
                </w:rPr>
              </w:rPrChange>
            </w:rPr>
            <w:fldChar w:fldCharType="end"/>
          </w:r>
          <w:r w:rsidRPr="007C644D">
            <w:rPr>
              <w:rFonts w:ascii="Roboto" w:hAnsi="Roboto"/>
              <w:rPrChange w:id="153" w:author="Ivannia Coto" w:date="2026-02-12T13:03:00Z" w16du:dateUtc="2026-02-12T19:03:00Z">
                <w:rPr/>
              </w:rPrChange>
            </w:rPr>
            <w:fldChar w:fldCharType="end"/>
          </w:r>
        </w:p>
        <w:p w14:paraId="2785D0AE" w14:textId="03827269" w:rsidR="00A829C9" w:rsidRPr="007C644D" w:rsidRDefault="00A829C9">
          <w:pPr>
            <w:pStyle w:val="TDC2"/>
            <w:tabs>
              <w:tab w:val="right" w:leader="dot" w:pos="8828"/>
            </w:tabs>
            <w:rPr>
              <w:rFonts w:ascii="Roboto" w:eastAsiaTheme="minorEastAsia" w:hAnsi="Roboto"/>
              <w:noProof/>
              <w:lang w:eastAsia="es-CR"/>
              <w:rPrChange w:id="154" w:author="Ivannia Coto" w:date="2026-02-12T13:03:00Z" w16du:dateUtc="2026-02-12T19:03:00Z">
                <w:rPr>
                  <w:rFonts w:eastAsiaTheme="minorEastAsia"/>
                  <w:noProof/>
                  <w:lang w:eastAsia="es-CR"/>
                </w:rPr>
              </w:rPrChange>
            </w:rPr>
          </w:pPr>
          <w:r w:rsidRPr="007C644D">
            <w:rPr>
              <w:rFonts w:ascii="Roboto" w:hAnsi="Roboto"/>
              <w:rPrChange w:id="155" w:author="Ivannia Coto" w:date="2026-02-12T13:03:00Z" w16du:dateUtc="2026-02-12T19:03:00Z">
                <w:rPr/>
              </w:rPrChange>
            </w:rPr>
            <w:fldChar w:fldCharType="begin"/>
          </w:r>
          <w:r w:rsidRPr="007C644D">
            <w:rPr>
              <w:rFonts w:ascii="Roboto" w:hAnsi="Roboto"/>
              <w:rPrChange w:id="156" w:author="Ivannia Coto" w:date="2026-02-12T13:03:00Z" w16du:dateUtc="2026-02-12T19:03:00Z">
                <w:rPr/>
              </w:rPrChange>
            </w:rPr>
            <w:instrText>HYPERLINK \l "_Toc221699216"</w:instrText>
          </w:r>
          <w:r w:rsidRPr="007C644D">
            <w:rPr>
              <w:rFonts w:ascii="Roboto" w:hAnsi="Roboto"/>
              <w:rPrChange w:id="157" w:author="Ivannia Coto" w:date="2026-02-12T13:03:00Z" w16du:dateUtc="2026-02-12T19:03:00Z">
                <w:rPr/>
              </w:rPrChange>
            </w:rPr>
          </w:r>
          <w:r w:rsidRPr="007C644D">
            <w:rPr>
              <w:rFonts w:ascii="Roboto" w:hAnsi="Roboto"/>
              <w:rPrChange w:id="158" w:author="Ivannia Coto" w:date="2026-02-12T13:03:00Z" w16du:dateUtc="2026-02-12T19:03:00Z">
                <w:rPr/>
              </w:rPrChange>
            </w:rPr>
            <w:fldChar w:fldCharType="separate"/>
          </w:r>
          <w:r w:rsidRPr="007C644D">
            <w:rPr>
              <w:rStyle w:val="Hipervnculo"/>
              <w:rFonts w:ascii="Roboto" w:hAnsi="Roboto"/>
              <w:noProof/>
              <w:rPrChange w:id="159" w:author="Ivannia Coto" w:date="2026-02-12T13:03:00Z" w16du:dateUtc="2026-02-12T19:03:00Z">
                <w:rPr>
                  <w:rStyle w:val="Hipervnculo"/>
                  <w:noProof/>
                </w:rPr>
              </w:rPrChange>
            </w:rPr>
            <w:t>Beneficios Operativos</w:t>
          </w:r>
          <w:r w:rsidRPr="007C644D">
            <w:rPr>
              <w:rFonts w:ascii="Roboto" w:hAnsi="Roboto"/>
              <w:noProof/>
              <w:webHidden/>
              <w:rPrChange w:id="160" w:author="Ivannia Coto" w:date="2026-02-12T13:03:00Z" w16du:dateUtc="2026-02-12T19:03:00Z">
                <w:rPr>
                  <w:noProof/>
                  <w:webHidden/>
                </w:rPr>
              </w:rPrChange>
            </w:rPr>
            <w:tab/>
          </w:r>
          <w:r w:rsidRPr="007C644D">
            <w:rPr>
              <w:rFonts w:ascii="Roboto" w:hAnsi="Roboto"/>
              <w:noProof/>
              <w:webHidden/>
              <w:rPrChange w:id="161" w:author="Ivannia Coto" w:date="2026-02-12T13:03:00Z" w16du:dateUtc="2026-02-12T19:03:00Z">
                <w:rPr>
                  <w:noProof/>
                  <w:webHidden/>
                </w:rPr>
              </w:rPrChange>
            </w:rPr>
            <w:fldChar w:fldCharType="begin"/>
          </w:r>
          <w:r w:rsidRPr="007C644D">
            <w:rPr>
              <w:rFonts w:ascii="Roboto" w:hAnsi="Roboto"/>
              <w:noProof/>
              <w:webHidden/>
              <w:rPrChange w:id="162" w:author="Ivannia Coto" w:date="2026-02-12T13:03:00Z" w16du:dateUtc="2026-02-12T19:03:00Z">
                <w:rPr>
                  <w:noProof/>
                  <w:webHidden/>
                </w:rPr>
              </w:rPrChange>
            </w:rPr>
            <w:instrText xml:space="preserve"> PAGEREF _Toc221699216 \h </w:instrText>
          </w:r>
          <w:r w:rsidRPr="007C644D">
            <w:rPr>
              <w:rFonts w:ascii="Roboto" w:hAnsi="Roboto"/>
              <w:noProof/>
              <w:webHidden/>
              <w:rPrChange w:id="163" w:author="Ivannia Coto" w:date="2026-02-12T13:03:00Z" w16du:dateUtc="2026-02-12T19:03:00Z">
                <w:rPr>
                  <w:noProof/>
                  <w:webHidden/>
                </w:rPr>
              </w:rPrChange>
            </w:rPr>
          </w:r>
          <w:r w:rsidRPr="007C644D">
            <w:rPr>
              <w:rFonts w:ascii="Roboto" w:hAnsi="Roboto"/>
              <w:noProof/>
              <w:webHidden/>
              <w:rPrChange w:id="164" w:author="Ivannia Coto" w:date="2026-02-12T13:03:00Z" w16du:dateUtc="2026-02-12T19:03:00Z">
                <w:rPr>
                  <w:noProof/>
                  <w:webHidden/>
                </w:rPr>
              </w:rPrChange>
            </w:rPr>
            <w:fldChar w:fldCharType="separate"/>
          </w:r>
          <w:r w:rsidRPr="007C644D">
            <w:rPr>
              <w:rFonts w:ascii="Roboto" w:hAnsi="Roboto"/>
              <w:noProof/>
              <w:webHidden/>
              <w:rPrChange w:id="165" w:author="Ivannia Coto" w:date="2026-02-12T13:03:00Z" w16du:dateUtc="2026-02-12T19:03:00Z">
                <w:rPr>
                  <w:noProof/>
                  <w:webHidden/>
                </w:rPr>
              </w:rPrChange>
            </w:rPr>
            <w:t>8</w:t>
          </w:r>
          <w:r w:rsidRPr="007C644D">
            <w:rPr>
              <w:rFonts w:ascii="Roboto" w:hAnsi="Roboto"/>
              <w:noProof/>
              <w:webHidden/>
              <w:rPrChange w:id="166" w:author="Ivannia Coto" w:date="2026-02-12T13:03:00Z" w16du:dateUtc="2026-02-12T19:03:00Z">
                <w:rPr>
                  <w:noProof/>
                  <w:webHidden/>
                </w:rPr>
              </w:rPrChange>
            </w:rPr>
            <w:fldChar w:fldCharType="end"/>
          </w:r>
          <w:r w:rsidRPr="007C644D">
            <w:rPr>
              <w:rFonts w:ascii="Roboto" w:hAnsi="Roboto"/>
              <w:rPrChange w:id="167" w:author="Ivannia Coto" w:date="2026-02-12T13:03:00Z" w16du:dateUtc="2026-02-12T19:03:00Z">
                <w:rPr/>
              </w:rPrChange>
            </w:rPr>
            <w:fldChar w:fldCharType="end"/>
          </w:r>
        </w:p>
        <w:p w14:paraId="53A37A47" w14:textId="4B79EF92" w:rsidR="00A829C9" w:rsidRPr="007C644D" w:rsidRDefault="00A829C9">
          <w:pPr>
            <w:pStyle w:val="TDC2"/>
            <w:tabs>
              <w:tab w:val="right" w:leader="dot" w:pos="8828"/>
            </w:tabs>
            <w:rPr>
              <w:rFonts w:ascii="Roboto" w:eastAsiaTheme="minorEastAsia" w:hAnsi="Roboto"/>
              <w:noProof/>
              <w:lang w:eastAsia="es-CR"/>
              <w:rPrChange w:id="168" w:author="Ivannia Coto" w:date="2026-02-12T13:03:00Z" w16du:dateUtc="2026-02-12T19:03:00Z">
                <w:rPr>
                  <w:rFonts w:eastAsiaTheme="minorEastAsia"/>
                  <w:noProof/>
                  <w:lang w:eastAsia="es-CR"/>
                </w:rPr>
              </w:rPrChange>
            </w:rPr>
          </w:pPr>
          <w:r w:rsidRPr="007C644D">
            <w:rPr>
              <w:rFonts w:ascii="Roboto" w:hAnsi="Roboto"/>
              <w:rPrChange w:id="169" w:author="Ivannia Coto" w:date="2026-02-12T13:03:00Z" w16du:dateUtc="2026-02-12T19:03:00Z">
                <w:rPr/>
              </w:rPrChange>
            </w:rPr>
            <w:fldChar w:fldCharType="begin"/>
          </w:r>
          <w:r w:rsidRPr="007C644D">
            <w:rPr>
              <w:rFonts w:ascii="Roboto" w:hAnsi="Roboto"/>
              <w:rPrChange w:id="170" w:author="Ivannia Coto" w:date="2026-02-12T13:03:00Z" w16du:dateUtc="2026-02-12T19:03:00Z">
                <w:rPr/>
              </w:rPrChange>
            </w:rPr>
            <w:instrText>HYPERLINK \l "_Toc221699217"</w:instrText>
          </w:r>
          <w:r w:rsidRPr="007C644D">
            <w:rPr>
              <w:rFonts w:ascii="Roboto" w:hAnsi="Roboto"/>
              <w:rPrChange w:id="171" w:author="Ivannia Coto" w:date="2026-02-12T13:03:00Z" w16du:dateUtc="2026-02-12T19:03:00Z">
                <w:rPr/>
              </w:rPrChange>
            </w:rPr>
          </w:r>
          <w:r w:rsidRPr="007C644D">
            <w:rPr>
              <w:rFonts w:ascii="Roboto" w:hAnsi="Roboto"/>
              <w:rPrChange w:id="172" w:author="Ivannia Coto" w:date="2026-02-12T13:03:00Z" w16du:dateUtc="2026-02-12T19:03:00Z">
                <w:rPr/>
              </w:rPrChange>
            </w:rPr>
            <w:fldChar w:fldCharType="separate"/>
          </w:r>
          <w:r w:rsidRPr="007C644D">
            <w:rPr>
              <w:rStyle w:val="Hipervnculo"/>
              <w:rFonts w:ascii="Roboto" w:hAnsi="Roboto"/>
              <w:noProof/>
              <w:rPrChange w:id="173" w:author="Ivannia Coto" w:date="2026-02-12T13:03:00Z" w16du:dateUtc="2026-02-12T19:03:00Z">
                <w:rPr>
                  <w:rStyle w:val="Hipervnculo"/>
                  <w:noProof/>
                </w:rPr>
              </w:rPrChange>
            </w:rPr>
            <w:t>Beneficios Estratégicos</w:t>
          </w:r>
          <w:r w:rsidRPr="007C644D">
            <w:rPr>
              <w:rFonts w:ascii="Roboto" w:hAnsi="Roboto"/>
              <w:noProof/>
              <w:webHidden/>
              <w:rPrChange w:id="174" w:author="Ivannia Coto" w:date="2026-02-12T13:03:00Z" w16du:dateUtc="2026-02-12T19:03:00Z">
                <w:rPr>
                  <w:noProof/>
                  <w:webHidden/>
                </w:rPr>
              </w:rPrChange>
            </w:rPr>
            <w:tab/>
          </w:r>
          <w:r w:rsidRPr="007C644D">
            <w:rPr>
              <w:rFonts w:ascii="Roboto" w:hAnsi="Roboto"/>
              <w:noProof/>
              <w:webHidden/>
              <w:rPrChange w:id="175" w:author="Ivannia Coto" w:date="2026-02-12T13:03:00Z" w16du:dateUtc="2026-02-12T19:03:00Z">
                <w:rPr>
                  <w:noProof/>
                  <w:webHidden/>
                </w:rPr>
              </w:rPrChange>
            </w:rPr>
            <w:fldChar w:fldCharType="begin"/>
          </w:r>
          <w:r w:rsidRPr="007C644D">
            <w:rPr>
              <w:rFonts w:ascii="Roboto" w:hAnsi="Roboto"/>
              <w:noProof/>
              <w:webHidden/>
              <w:rPrChange w:id="176" w:author="Ivannia Coto" w:date="2026-02-12T13:03:00Z" w16du:dateUtc="2026-02-12T19:03:00Z">
                <w:rPr>
                  <w:noProof/>
                  <w:webHidden/>
                </w:rPr>
              </w:rPrChange>
            </w:rPr>
            <w:instrText xml:space="preserve"> PAGEREF _Toc221699217 \h </w:instrText>
          </w:r>
          <w:r w:rsidRPr="007C644D">
            <w:rPr>
              <w:rFonts w:ascii="Roboto" w:hAnsi="Roboto"/>
              <w:noProof/>
              <w:webHidden/>
              <w:rPrChange w:id="177" w:author="Ivannia Coto" w:date="2026-02-12T13:03:00Z" w16du:dateUtc="2026-02-12T19:03:00Z">
                <w:rPr>
                  <w:noProof/>
                  <w:webHidden/>
                </w:rPr>
              </w:rPrChange>
            </w:rPr>
          </w:r>
          <w:r w:rsidRPr="007C644D">
            <w:rPr>
              <w:rFonts w:ascii="Roboto" w:hAnsi="Roboto"/>
              <w:noProof/>
              <w:webHidden/>
              <w:rPrChange w:id="178" w:author="Ivannia Coto" w:date="2026-02-12T13:03:00Z" w16du:dateUtc="2026-02-12T19:03:00Z">
                <w:rPr>
                  <w:noProof/>
                  <w:webHidden/>
                </w:rPr>
              </w:rPrChange>
            </w:rPr>
            <w:fldChar w:fldCharType="separate"/>
          </w:r>
          <w:r w:rsidRPr="007C644D">
            <w:rPr>
              <w:rFonts w:ascii="Roboto" w:hAnsi="Roboto"/>
              <w:noProof/>
              <w:webHidden/>
              <w:rPrChange w:id="179" w:author="Ivannia Coto" w:date="2026-02-12T13:03:00Z" w16du:dateUtc="2026-02-12T19:03:00Z">
                <w:rPr>
                  <w:noProof/>
                  <w:webHidden/>
                </w:rPr>
              </w:rPrChange>
            </w:rPr>
            <w:t>8</w:t>
          </w:r>
          <w:r w:rsidRPr="007C644D">
            <w:rPr>
              <w:rFonts w:ascii="Roboto" w:hAnsi="Roboto"/>
              <w:noProof/>
              <w:webHidden/>
              <w:rPrChange w:id="180" w:author="Ivannia Coto" w:date="2026-02-12T13:03:00Z" w16du:dateUtc="2026-02-12T19:03:00Z">
                <w:rPr>
                  <w:noProof/>
                  <w:webHidden/>
                </w:rPr>
              </w:rPrChange>
            </w:rPr>
            <w:fldChar w:fldCharType="end"/>
          </w:r>
          <w:r w:rsidRPr="007C644D">
            <w:rPr>
              <w:rFonts w:ascii="Roboto" w:hAnsi="Roboto"/>
              <w:rPrChange w:id="181" w:author="Ivannia Coto" w:date="2026-02-12T13:03:00Z" w16du:dateUtc="2026-02-12T19:03:00Z">
                <w:rPr/>
              </w:rPrChange>
            </w:rPr>
            <w:fldChar w:fldCharType="end"/>
          </w:r>
        </w:p>
        <w:p w14:paraId="4196D22E" w14:textId="376404BD" w:rsidR="00A829C9" w:rsidRPr="007C644D" w:rsidRDefault="00A829C9">
          <w:pPr>
            <w:pStyle w:val="TDC2"/>
            <w:tabs>
              <w:tab w:val="right" w:leader="dot" w:pos="8828"/>
            </w:tabs>
            <w:rPr>
              <w:rFonts w:ascii="Roboto" w:eastAsiaTheme="minorEastAsia" w:hAnsi="Roboto"/>
              <w:noProof/>
              <w:lang w:eastAsia="es-CR"/>
              <w:rPrChange w:id="182" w:author="Ivannia Coto" w:date="2026-02-12T13:03:00Z" w16du:dateUtc="2026-02-12T19:03:00Z">
                <w:rPr>
                  <w:rFonts w:eastAsiaTheme="minorEastAsia"/>
                  <w:noProof/>
                  <w:lang w:eastAsia="es-CR"/>
                </w:rPr>
              </w:rPrChange>
            </w:rPr>
          </w:pPr>
          <w:r w:rsidRPr="007C644D">
            <w:rPr>
              <w:rFonts w:ascii="Roboto" w:hAnsi="Roboto"/>
              <w:rPrChange w:id="183" w:author="Ivannia Coto" w:date="2026-02-12T13:03:00Z" w16du:dateUtc="2026-02-12T19:03:00Z">
                <w:rPr/>
              </w:rPrChange>
            </w:rPr>
            <w:fldChar w:fldCharType="begin"/>
          </w:r>
          <w:r w:rsidRPr="007C644D">
            <w:rPr>
              <w:rFonts w:ascii="Roboto" w:hAnsi="Roboto"/>
              <w:rPrChange w:id="184" w:author="Ivannia Coto" w:date="2026-02-12T13:03:00Z" w16du:dateUtc="2026-02-12T19:03:00Z">
                <w:rPr/>
              </w:rPrChange>
            </w:rPr>
            <w:instrText>HYPERLINK \l "_Toc221699218"</w:instrText>
          </w:r>
          <w:r w:rsidRPr="007C644D">
            <w:rPr>
              <w:rFonts w:ascii="Roboto" w:hAnsi="Roboto"/>
              <w:rPrChange w:id="185" w:author="Ivannia Coto" w:date="2026-02-12T13:03:00Z" w16du:dateUtc="2026-02-12T19:03:00Z">
                <w:rPr/>
              </w:rPrChange>
            </w:rPr>
          </w:r>
          <w:r w:rsidRPr="007C644D">
            <w:rPr>
              <w:rFonts w:ascii="Roboto" w:hAnsi="Roboto"/>
              <w:rPrChange w:id="186" w:author="Ivannia Coto" w:date="2026-02-12T13:03:00Z" w16du:dateUtc="2026-02-12T19:03:00Z">
                <w:rPr/>
              </w:rPrChange>
            </w:rPr>
            <w:fldChar w:fldCharType="separate"/>
          </w:r>
          <w:r w:rsidRPr="007C644D">
            <w:rPr>
              <w:rStyle w:val="Hipervnculo"/>
              <w:rFonts w:ascii="Roboto" w:hAnsi="Roboto"/>
              <w:noProof/>
              <w:rPrChange w:id="187" w:author="Ivannia Coto" w:date="2026-02-12T13:03:00Z" w16du:dateUtc="2026-02-12T19:03:00Z">
                <w:rPr>
                  <w:rStyle w:val="Hipervnculo"/>
                  <w:noProof/>
                </w:rPr>
              </w:rPrChange>
            </w:rPr>
            <w:t>Beneficios Técnicos</w:t>
          </w:r>
          <w:r w:rsidRPr="007C644D">
            <w:rPr>
              <w:rFonts w:ascii="Roboto" w:hAnsi="Roboto"/>
              <w:noProof/>
              <w:webHidden/>
              <w:rPrChange w:id="188" w:author="Ivannia Coto" w:date="2026-02-12T13:03:00Z" w16du:dateUtc="2026-02-12T19:03:00Z">
                <w:rPr>
                  <w:noProof/>
                  <w:webHidden/>
                </w:rPr>
              </w:rPrChange>
            </w:rPr>
            <w:tab/>
          </w:r>
          <w:r w:rsidRPr="007C644D">
            <w:rPr>
              <w:rFonts w:ascii="Roboto" w:hAnsi="Roboto"/>
              <w:noProof/>
              <w:webHidden/>
              <w:rPrChange w:id="189" w:author="Ivannia Coto" w:date="2026-02-12T13:03:00Z" w16du:dateUtc="2026-02-12T19:03:00Z">
                <w:rPr>
                  <w:noProof/>
                  <w:webHidden/>
                </w:rPr>
              </w:rPrChange>
            </w:rPr>
            <w:fldChar w:fldCharType="begin"/>
          </w:r>
          <w:r w:rsidRPr="007C644D">
            <w:rPr>
              <w:rFonts w:ascii="Roboto" w:hAnsi="Roboto"/>
              <w:noProof/>
              <w:webHidden/>
              <w:rPrChange w:id="190" w:author="Ivannia Coto" w:date="2026-02-12T13:03:00Z" w16du:dateUtc="2026-02-12T19:03:00Z">
                <w:rPr>
                  <w:noProof/>
                  <w:webHidden/>
                </w:rPr>
              </w:rPrChange>
            </w:rPr>
            <w:instrText xml:space="preserve"> PAGEREF _Toc221699218 \h </w:instrText>
          </w:r>
          <w:r w:rsidRPr="007C644D">
            <w:rPr>
              <w:rFonts w:ascii="Roboto" w:hAnsi="Roboto"/>
              <w:noProof/>
              <w:webHidden/>
              <w:rPrChange w:id="191" w:author="Ivannia Coto" w:date="2026-02-12T13:03:00Z" w16du:dateUtc="2026-02-12T19:03:00Z">
                <w:rPr>
                  <w:noProof/>
                  <w:webHidden/>
                </w:rPr>
              </w:rPrChange>
            </w:rPr>
          </w:r>
          <w:r w:rsidRPr="007C644D">
            <w:rPr>
              <w:rFonts w:ascii="Roboto" w:hAnsi="Roboto"/>
              <w:noProof/>
              <w:webHidden/>
              <w:rPrChange w:id="192" w:author="Ivannia Coto" w:date="2026-02-12T13:03:00Z" w16du:dateUtc="2026-02-12T19:03:00Z">
                <w:rPr>
                  <w:noProof/>
                  <w:webHidden/>
                </w:rPr>
              </w:rPrChange>
            </w:rPr>
            <w:fldChar w:fldCharType="separate"/>
          </w:r>
          <w:r w:rsidRPr="007C644D">
            <w:rPr>
              <w:rFonts w:ascii="Roboto" w:hAnsi="Roboto"/>
              <w:noProof/>
              <w:webHidden/>
              <w:rPrChange w:id="193" w:author="Ivannia Coto" w:date="2026-02-12T13:03:00Z" w16du:dateUtc="2026-02-12T19:03:00Z">
                <w:rPr>
                  <w:noProof/>
                  <w:webHidden/>
                </w:rPr>
              </w:rPrChange>
            </w:rPr>
            <w:t>8</w:t>
          </w:r>
          <w:r w:rsidRPr="007C644D">
            <w:rPr>
              <w:rFonts w:ascii="Roboto" w:hAnsi="Roboto"/>
              <w:noProof/>
              <w:webHidden/>
              <w:rPrChange w:id="194" w:author="Ivannia Coto" w:date="2026-02-12T13:03:00Z" w16du:dateUtc="2026-02-12T19:03:00Z">
                <w:rPr>
                  <w:noProof/>
                  <w:webHidden/>
                </w:rPr>
              </w:rPrChange>
            </w:rPr>
            <w:fldChar w:fldCharType="end"/>
          </w:r>
          <w:r w:rsidRPr="007C644D">
            <w:rPr>
              <w:rFonts w:ascii="Roboto" w:hAnsi="Roboto"/>
              <w:rPrChange w:id="195" w:author="Ivannia Coto" w:date="2026-02-12T13:03:00Z" w16du:dateUtc="2026-02-12T19:03:00Z">
                <w:rPr/>
              </w:rPrChange>
            </w:rPr>
            <w:fldChar w:fldCharType="end"/>
          </w:r>
        </w:p>
        <w:p w14:paraId="520A0720" w14:textId="65A52558" w:rsidR="00A829C9" w:rsidRPr="007C644D" w:rsidRDefault="00A829C9">
          <w:pPr>
            <w:pStyle w:val="TDC1"/>
            <w:tabs>
              <w:tab w:val="right" w:leader="dot" w:pos="8828"/>
            </w:tabs>
            <w:rPr>
              <w:rFonts w:ascii="Roboto" w:eastAsiaTheme="minorEastAsia" w:hAnsi="Roboto"/>
              <w:noProof/>
              <w:lang w:eastAsia="es-CR"/>
              <w:rPrChange w:id="196" w:author="Ivannia Coto" w:date="2026-02-12T13:03:00Z" w16du:dateUtc="2026-02-12T19:03:00Z">
                <w:rPr>
                  <w:rFonts w:eastAsiaTheme="minorEastAsia"/>
                  <w:noProof/>
                  <w:lang w:eastAsia="es-CR"/>
                </w:rPr>
              </w:rPrChange>
            </w:rPr>
          </w:pPr>
          <w:r w:rsidRPr="007C644D">
            <w:rPr>
              <w:rFonts w:ascii="Roboto" w:hAnsi="Roboto"/>
              <w:rPrChange w:id="197" w:author="Ivannia Coto" w:date="2026-02-12T13:03:00Z" w16du:dateUtc="2026-02-12T19:03:00Z">
                <w:rPr/>
              </w:rPrChange>
            </w:rPr>
            <w:fldChar w:fldCharType="begin"/>
          </w:r>
          <w:r w:rsidRPr="007C644D">
            <w:rPr>
              <w:rFonts w:ascii="Roboto" w:hAnsi="Roboto"/>
              <w:rPrChange w:id="198" w:author="Ivannia Coto" w:date="2026-02-12T13:03:00Z" w16du:dateUtc="2026-02-12T19:03:00Z">
                <w:rPr/>
              </w:rPrChange>
            </w:rPr>
            <w:instrText>HYPERLINK \l "_Toc221699219"</w:instrText>
          </w:r>
          <w:r w:rsidRPr="007C644D">
            <w:rPr>
              <w:rFonts w:ascii="Roboto" w:hAnsi="Roboto"/>
              <w:rPrChange w:id="199" w:author="Ivannia Coto" w:date="2026-02-12T13:03:00Z" w16du:dateUtc="2026-02-12T19:03:00Z">
                <w:rPr/>
              </w:rPrChange>
            </w:rPr>
          </w:r>
          <w:r w:rsidRPr="007C644D">
            <w:rPr>
              <w:rFonts w:ascii="Roboto" w:hAnsi="Roboto"/>
              <w:rPrChange w:id="200" w:author="Ivannia Coto" w:date="2026-02-12T13:03:00Z" w16du:dateUtc="2026-02-12T19:03:00Z">
                <w:rPr/>
              </w:rPrChange>
            </w:rPr>
            <w:fldChar w:fldCharType="separate"/>
          </w:r>
          <w:r w:rsidRPr="007C644D">
            <w:rPr>
              <w:rStyle w:val="Hipervnculo"/>
              <w:rFonts w:ascii="Roboto" w:hAnsi="Roboto"/>
              <w:noProof/>
              <w:rPrChange w:id="201" w:author="Ivannia Coto" w:date="2026-02-12T13:03:00Z" w16du:dateUtc="2026-02-12T19:03:00Z">
                <w:rPr>
                  <w:rStyle w:val="Hipervnculo"/>
                  <w:noProof/>
                </w:rPr>
              </w:rPrChange>
            </w:rPr>
            <w:t>Consideraciones y Riesgos</w:t>
          </w:r>
          <w:r w:rsidRPr="007C644D">
            <w:rPr>
              <w:rFonts w:ascii="Roboto" w:hAnsi="Roboto"/>
              <w:noProof/>
              <w:webHidden/>
              <w:rPrChange w:id="202" w:author="Ivannia Coto" w:date="2026-02-12T13:03:00Z" w16du:dateUtc="2026-02-12T19:03:00Z">
                <w:rPr>
                  <w:noProof/>
                  <w:webHidden/>
                </w:rPr>
              </w:rPrChange>
            </w:rPr>
            <w:tab/>
          </w:r>
          <w:r w:rsidRPr="007C644D">
            <w:rPr>
              <w:rFonts w:ascii="Roboto" w:hAnsi="Roboto"/>
              <w:noProof/>
              <w:webHidden/>
              <w:rPrChange w:id="203" w:author="Ivannia Coto" w:date="2026-02-12T13:03:00Z" w16du:dateUtc="2026-02-12T19:03:00Z">
                <w:rPr>
                  <w:noProof/>
                  <w:webHidden/>
                </w:rPr>
              </w:rPrChange>
            </w:rPr>
            <w:fldChar w:fldCharType="begin"/>
          </w:r>
          <w:r w:rsidRPr="007C644D">
            <w:rPr>
              <w:rFonts w:ascii="Roboto" w:hAnsi="Roboto"/>
              <w:noProof/>
              <w:webHidden/>
              <w:rPrChange w:id="204" w:author="Ivannia Coto" w:date="2026-02-12T13:03:00Z" w16du:dateUtc="2026-02-12T19:03:00Z">
                <w:rPr>
                  <w:noProof/>
                  <w:webHidden/>
                </w:rPr>
              </w:rPrChange>
            </w:rPr>
            <w:instrText xml:space="preserve"> PAGEREF _Toc221699219 \h </w:instrText>
          </w:r>
          <w:r w:rsidRPr="007C644D">
            <w:rPr>
              <w:rFonts w:ascii="Roboto" w:hAnsi="Roboto"/>
              <w:noProof/>
              <w:webHidden/>
              <w:rPrChange w:id="205" w:author="Ivannia Coto" w:date="2026-02-12T13:03:00Z" w16du:dateUtc="2026-02-12T19:03:00Z">
                <w:rPr>
                  <w:noProof/>
                  <w:webHidden/>
                </w:rPr>
              </w:rPrChange>
            </w:rPr>
          </w:r>
          <w:r w:rsidRPr="007C644D">
            <w:rPr>
              <w:rFonts w:ascii="Roboto" w:hAnsi="Roboto"/>
              <w:noProof/>
              <w:webHidden/>
              <w:rPrChange w:id="206" w:author="Ivannia Coto" w:date="2026-02-12T13:03:00Z" w16du:dateUtc="2026-02-12T19:03:00Z">
                <w:rPr>
                  <w:noProof/>
                  <w:webHidden/>
                </w:rPr>
              </w:rPrChange>
            </w:rPr>
            <w:fldChar w:fldCharType="separate"/>
          </w:r>
          <w:r w:rsidRPr="007C644D">
            <w:rPr>
              <w:rFonts w:ascii="Roboto" w:hAnsi="Roboto"/>
              <w:noProof/>
              <w:webHidden/>
              <w:rPrChange w:id="207" w:author="Ivannia Coto" w:date="2026-02-12T13:03:00Z" w16du:dateUtc="2026-02-12T19:03:00Z">
                <w:rPr>
                  <w:noProof/>
                  <w:webHidden/>
                </w:rPr>
              </w:rPrChange>
            </w:rPr>
            <w:t>9</w:t>
          </w:r>
          <w:r w:rsidRPr="007C644D">
            <w:rPr>
              <w:rFonts w:ascii="Roboto" w:hAnsi="Roboto"/>
              <w:noProof/>
              <w:webHidden/>
              <w:rPrChange w:id="208" w:author="Ivannia Coto" w:date="2026-02-12T13:03:00Z" w16du:dateUtc="2026-02-12T19:03:00Z">
                <w:rPr>
                  <w:noProof/>
                  <w:webHidden/>
                </w:rPr>
              </w:rPrChange>
            </w:rPr>
            <w:fldChar w:fldCharType="end"/>
          </w:r>
          <w:r w:rsidRPr="007C644D">
            <w:rPr>
              <w:rFonts w:ascii="Roboto" w:hAnsi="Roboto"/>
              <w:rPrChange w:id="209" w:author="Ivannia Coto" w:date="2026-02-12T13:03:00Z" w16du:dateUtc="2026-02-12T19:03:00Z">
                <w:rPr/>
              </w:rPrChange>
            </w:rPr>
            <w:fldChar w:fldCharType="end"/>
          </w:r>
        </w:p>
        <w:p w14:paraId="65C03D5A" w14:textId="2895D5FE" w:rsidR="00A829C9" w:rsidRPr="007C644D" w:rsidRDefault="00A829C9">
          <w:pPr>
            <w:pStyle w:val="TDC1"/>
            <w:tabs>
              <w:tab w:val="right" w:leader="dot" w:pos="8828"/>
            </w:tabs>
            <w:rPr>
              <w:rFonts w:ascii="Roboto" w:eastAsiaTheme="minorEastAsia" w:hAnsi="Roboto"/>
              <w:noProof/>
              <w:lang w:eastAsia="es-CR"/>
              <w:rPrChange w:id="210" w:author="Ivannia Coto" w:date="2026-02-12T13:03:00Z" w16du:dateUtc="2026-02-12T19:03:00Z">
                <w:rPr>
                  <w:rFonts w:eastAsiaTheme="minorEastAsia"/>
                  <w:noProof/>
                  <w:lang w:eastAsia="es-CR"/>
                </w:rPr>
              </w:rPrChange>
            </w:rPr>
          </w:pPr>
          <w:r w:rsidRPr="007C644D">
            <w:rPr>
              <w:rFonts w:ascii="Roboto" w:hAnsi="Roboto"/>
              <w:rPrChange w:id="211" w:author="Ivannia Coto" w:date="2026-02-12T13:03:00Z" w16du:dateUtc="2026-02-12T19:03:00Z">
                <w:rPr/>
              </w:rPrChange>
            </w:rPr>
            <w:fldChar w:fldCharType="begin"/>
          </w:r>
          <w:r w:rsidRPr="007C644D">
            <w:rPr>
              <w:rFonts w:ascii="Roboto" w:hAnsi="Roboto"/>
              <w:rPrChange w:id="212" w:author="Ivannia Coto" w:date="2026-02-12T13:03:00Z" w16du:dateUtc="2026-02-12T19:03:00Z">
                <w:rPr/>
              </w:rPrChange>
            </w:rPr>
            <w:instrText>HYPERLINK \l "_Toc221699220"</w:instrText>
          </w:r>
          <w:r w:rsidRPr="007C644D">
            <w:rPr>
              <w:rFonts w:ascii="Roboto" w:hAnsi="Roboto"/>
              <w:rPrChange w:id="213" w:author="Ivannia Coto" w:date="2026-02-12T13:03:00Z" w16du:dateUtc="2026-02-12T19:03:00Z">
                <w:rPr/>
              </w:rPrChange>
            </w:rPr>
          </w:r>
          <w:r w:rsidRPr="007C644D">
            <w:rPr>
              <w:rFonts w:ascii="Roboto" w:hAnsi="Roboto"/>
              <w:rPrChange w:id="214" w:author="Ivannia Coto" w:date="2026-02-12T13:03:00Z" w16du:dateUtc="2026-02-12T19:03:00Z">
                <w:rPr/>
              </w:rPrChange>
            </w:rPr>
            <w:fldChar w:fldCharType="separate"/>
          </w:r>
          <w:r w:rsidRPr="007C644D">
            <w:rPr>
              <w:rStyle w:val="Hipervnculo"/>
              <w:rFonts w:ascii="Roboto" w:hAnsi="Roboto"/>
              <w:noProof/>
              <w:rPrChange w:id="215" w:author="Ivannia Coto" w:date="2026-02-12T13:03:00Z" w16du:dateUtc="2026-02-12T19:03:00Z">
                <w:rPr>
                  <w:rStyle w:val="Hipervnculo"/>
                  <w:noProof/>
                </w:rPr>
              </w:rPrChange>
            </w:rPr>
            <w:t>Evaluación de Alternativas</w:t>
          </w:r>
          <w:r w:rsidRPr="007C644D">
            <w:rPr>
              <w:rFonts w:ascii="Roboto" w:hAnsi="Roboto"/>
              <w:noProof/>
              <w:webHidden/>
              <w:rPrChange w:id="216" w:author="Ivannia Coto" w:date="2026-02-12T13:03:00Z" w16du:dateUtc="2026-02-12T19:03:00Z">
                <w:rPr>
                  <w:noProof/>
                  <w:webHidden/>
                </w:rPr>
              </w:rPrChange>
            </w:rPr>
            <w:tab/>
          </w:r>
          <w:r w:rsidRPr="007C644D">
            <w:rPr>
              <w:rFonts w:ascii="Roboto" w:hAnsi="Roboto"/>
              <w:noProof/>
              <w:webHidden/>
              <w:rPrChange w:id="217" w:author="Ivannia Coto" w:date="2026-02-12T13:03:00Z" w16du:dateUtc="2026-02-12T19:03:00Z">
                <w:rPr>
                  <w:noProof/>
                  <w:webHidden/>
                </w:rPr>
              </w:rPrChange>
            </w:rPr>
            <w:fldChar w:fldCharType="begin"/>
          </w:r>
          <w:r w:rsidRPr="007C644D">
            <w:rPr>
              <w:rFonts w:ascii="Roboto" w:hAnsi="Roboto"/>
              <w:noProof/>
              <w:webHidden/>
              <w:rPrChange w:id="218" w:author="Ivannia Coto" w:date="2026-02-12T13:03:00Z" w16du:dateUtc="2026-02-12T19:03:00Z">
                <w:rPr>
                  <w:noProof/>
                  <w:webHidden/>
                </w:rPr>
              </w:rPrChange>
            </w:rPr>
            <w:instrText xml:space="preserve"> PAGEREF _Toc221699220 \h </w:instrText>
          </w:r>
          <w:r w:rsidRPr="007C644D">
            <w:rPr>
              <w:rFonts w:ascii="Roboto" w:hAnsi="Roboto"/>
              <w:noProof/>
              <w:webHidden/>
              <w:rPrChange w:id="219" w:author="Ivannia Coto" w:date="2026-02-12T13:03:00Z" w16du:dateUtc="2026-02-12T19:03:00Z">
                <w:rPr>
                  <w:noProof/>
                  <w:webHidden/>
                </w:rPr>
              </w:rPrChange>
            </w:rPr>
          </w:r>
          <w:r w:rsidRPr="007C644D">
            <w:rPr>
              <w:rFonts w:ascii="Roboto" w:hAnsi="Roboto"/>
              <w:noProof/>
              <w:webHidden/>
              <w:rPrChange w:id="220" w:author="Ivannia Coto" w:date="2026-02-12T13:03:00Z" w16du:dateUtc="2026-02-12T19:03:00Z">
                <w:rPr>
                  <w:noProof/>
                  <w:webHidden/>
                </w:rPr>
              </w:rPrChange>
            </w:rPr>
            <w:fldChar w:fldCharType="separate"/>
          </w:r>
          <w:r w:rsidRPr="007C644D">
            <w:rPr>
              <w:rFonts w:ascii="Roboto" w:hAnsi="Roboto"/>
              <w:noProof/>
              <w:webHidden/>
              <w:rPrChange w:id="221" w:author="Ivannia Coto" w:date="2026-02-12T13:03:00Z" w16du:dateUtc="2026-02-12T19:03:00Z">
                <w:rPr>
                  <w:noProof/>
                  <w:webHidden/>
                </w:rPr>
              </w:rPrChange>
            </w:rPr>
            <w:t>10</w:t>
          </w:r>
          <w:r w:rsidRPr="007C644D">
            <w:rPr>
              <w:rFonts w:ascii="Roboto" w:hAnsi="Roboto"/>
              <w:noProof/>
              <w:webHidden/>
              <w:rPrChange w:id="222" w:author="Ivannia Coto" w:date="2026-02-12T13:03:00Z" w16du:dateUtc="2026-02-12T19:03:00Z">
                <w:rPr>
                  <w:noProof/>
                  <w:webHidden/>
                </w:rPr>
              </w:rPrChange>
            </w:rPr>
            <w:fldChar w:fldCharType="end"/>
          </w:r>
          <w:r w:rsidRPr="007C644D">
            <w:rPr>
              <w:rFonts w:ascii="Roboto" w:hAnsi="Roboto"/>
              <w:rPrChange w:id="223" w:author="Ivannia Coto" w:date="2026-02-12T13:03:00Z" w16du:dateUtc="2026-02-12T19:03:00Z">
                <w:rPr/>
              </w:rPrChange>
            </w:rPr>
            <w:fldChar w:fldCharType="end"/>
          </w:r>
        </w:p>
        <w:p w14:paraId="1AFE80A9" w14:textId="6E32173F" w:rsidR="00A829C9" w:rsidRPr="007C644D" w:rsidRDefault="00A829C9">
          <w:pPr>
            <w:pStyle w:val="TDC1"/>
            <w:tabs>
              <w:tab w:val="right" w:leader="dot" w:pos="8828"/>
            </w:tabs>
            <w:rPr>
              <w:rFonts w:ascii="Roboto" w:eastAsiaTheme="minorEastAsia" w:hAnsi="Roboto"/>
              <w:noProof/>
              <w:lang w:eastAsia="es-CR"/>
              <w:rPrChange w:id="224" w:author="Ivannia Coto" w:date="2026-02-12T13:03:00Z" w16du:dateUtc="2026-02-12T19:03:00Z">
                <w:rPr>
                  <w:rFonts w:eastAsiaTheme="minorEastAsia"/>
                  <w:noProof/>
                  <w:lang w:eastAsia="es-CR"/>
                </w:rPr>
              </w:rPrChange>
            </w:rPr>
          </w:pPr>
          <w:r w:rsidRPr="007C644D">
            <w:rPr>
              <w:rFonts w:ascii="Roboto" w:hAnsi="Roboto"/>
              <w:rPrChange w:id="225" w:author="Ivannia Coto" w:date="2026-02-12T13:03:00Z" w16du:dateUtc="2026-02-12T19:03:00Z">
                <w:rPr/>
              </w:rPrChange>
            </w:rPr>
            <w:fldChar w:fldCharType="begin"/>
          </w:r>
          <w:r w:rsidRPr="007C644D">
            <w:rPr>
              <w:rFonts w:ascii="Roboto" w:hAnsi="Roboto"/>
              <w:rPrChange w:id="226" w:author="Ivannia Coto" w:date="2026-02-12T13:03:00Z" w16du:dateUtc="2026-02-12T19:03:00Z">
                <w:rPr/>
              </w:rPrChange>
            </w:rPr>
            <w:instrText>HYPERLINK \l "_Toc221699221"</w:instrText>
          </w:r>
          <w:r w:rsidRPr="007C644D">
            <w:rPr>
              <w:rFonts w:ascii="Roboto" w:hAnsi="Roboto"/>
              <w:rPrChange w:id="227" w:author="Ivannia Coto" w:date="2026-02-12T13:03:00Z" w16du:dateUtc="2026-02-12T19:03:00Z">
                <w:rPr/>
              </w:rPrChange>
            </w:rPr>
          </w:r>
          <w:r w:rsidRPr="007C644D">
            <w:rPr>
              <w:rFonts w:ascii="Roboto" w:hAnsi="Roboto"/>
              <w:rPrChange w:id="228" w:author="Ivannia Coto" w:date="2026-02-12T13:03:00Z" w16du:dateUtc="2026-02-12T19:03:00Z">
                <w:rPr/>
              </w:rPrChange>
            </w:rPr>
            <w:fldChar w:fldCharType="separate"/>
          </w:r>
          <w:r w:rsidRPr="007C644D">
            <w:rPr>
              <w:rStyle w:val="Hipervnculo"/>
              <w:rFonts w:ascii="Roboto" w:hAnsi="Roboto"/>
              <w:noProof/>
              <w:rPrChange w:id="229" w:author="Ivannia Coto" w:date="2026-02-12T13:03:00Z" w16du:dateUtc="2026-02-12T19:03:00Z">
                <w:rPr>
                  <w:rStyle w:val="Hipervnculo"/>
                  <w:noProof/>
                </w:rPr>
              </w:rPrChange>
            </w:rPr>
            <w:t>Recomendación Técnica</w:t>
          </w:r>
          <w:r w:rsidRPr="007C644D">
            <w:rPr>
              <w:rFonts w:ascii="Roboto" w:hAnsi="Roboto"/>
              <w:noProof/>
              <w:webHidden/>
              <w:rPrChange w:id="230" w:author="Ivannia Coto" w:date="2026-02-12T13:03:00Z" w16du:dateUtc="2026-02-12T19:03:00Z">
                <w:rPr>
                  <w:noProof/>
                  <w:webHidden/>
                </w:rPr>
              </w:rPrChange>
            </w:rPr>
            <w:tab/>
          </w:r>
          <w:r w:rsidRPr="007C644D">
            <w:rPr>
              <w:rFonts w:ascii="Roboto" w:hAnsi="Roboto"/>
              <w:noProof/>
              <w:webHidden/>
              <w:rPrChange w:id="231" w:author="Ivannia Coto" w:date="2026-02-12T13:03:00Z" w16du:dateUtc="2026-02-12T19:03:00Z">
                <w:rPr>
                  <w:noProof/>
                  <w:webHidden/>
                </w:rPr>
              </w:rPrChange>
            </w:rPr>
            <w:fldChar w:fldCharType="begin"/>
          </w:r>
          <w:r w:rsidRPr="007C644D">
            <w:rPr>
              <w:rFonts w:ascii="Roboto" w:hAnsi="Roboto"/>
              <w:noProof/>
              <w:webHidden/>
              <w:rPrChange w:id="232" w:author="Ivannia Coto" w:date="2026-02-12T13:03:00Z" w16du:dateUtc="2026-02-12T19:03:00Z">
                <w:rPr>
                  <w:noProof/>
                  <w:webHidden/>
                </w:rPr>
              </w:rPrChange>
            </w:rPr>
            <w:instrText xml:space="preserve"> PAGEREF _Toc221699221 \h </w:instrText>
          </w:r>
          <w:r w:rsidRPr="007C644D">
            <w:rPr>
              <w:rFonts w:ascii="Roboto" w:hAnsi="Roboto"/>
              <w:noProof/>
              <w:webHidden/>
              <w:rPrChange w:id="233" w:author="Ivannia Coto" w:date="2026-02-12T13:03:00Z" w16du:dateUtc="2026-02-12T19:03:00Z">
                <w:rPr>
                  <w:noProof/>
                  <w:webHidden/>
                </w:rPr>
              </w:rPrChange>
            </w:rPr>
          </w:r>
          <w:r w:rsidRPr="007C644D">
            <w:rPr>
              <w:rFonts w:ascii="Roboto" w:hAnsi="Roboto"/>
              <w:noProof/>
              <w:webHidden/>
              <w:rPrChange w:id="234" w:author="Ivannia Coto" w:date="2026-02-12T13:03:00Z" w16du:dateUtc="2026-02-12T19:03:00Z">
                <w:rPr>
                  <w:noProof/>
                  <w:webHidden/>
                </w:rPr>
              </w:rPrChange>
            </w:rPr>
            <w:fldChar w:fldCharType="separate"/>
          </w:r>
          <w:r w:rsidRPr="007C644D">
            <w:rPr>
              <w:rFonts w:ascii="Roboto" w:hAnsi="Roboto"/>
              <w:noProof/>
              <w:webHidden/>
              <w:rPrChange w:id="235" w:author="Ivannia Coto" w:date="2026-02-12T13:03:00Z" w16du:dateUtc="2026-02-12T19:03:00Z">
                <w:rPr>
                  <w:noProof/>
                  <w:webHidden/>
                </w:rPr>
              </w:rPrChange>
            </w:rPr>
            <w:t>11</w:t>
          </w:r>
          <w:r w:rsidRPr="007C644D">
            <w:rPr>
              <w:rFonts w:ascii="Roboto" w:hAnsi="Roboto"/>
              <w:noProof/>
              <w:webHidden/>
              <w:rPrChange w:id="236" w:author="Ivannia Coto" w:date="2026-02-12T13:03:00Z" w16du:dateUtc="2026-02-12T19:03:00Z">
                <w:rPr>
                  <w:noProof/>
                  <w:webHidden/>
                </w:rPr>
              </w:rPrChange>
            </w:rPr>
            <w:fldChar w:fldCharType="end"/>
          </w:r>
          <w:r w:rsidRPr="007C644D">
            <w:rPr>
              <w:rFonts w:ascii="Roboto" w:hAnsi="Roboto"/>
              <w:rPrChange w:id="237" w:author="Ivannia Coto" w:date="2026-02-12T13:03:00Z" w16du:dateUtc="2026-02-12T19:03:00Z">
                <w:rPr/>
              </w:rPrChange>
            </w:rPr>
            <w:fldChar w:fldCharType="end"/>
          </w:r>
        </w:p>
        <w:p w14:paraId="309A9A81" w14:textId="6BDFD30E" w:rsidR="00A829C9" w:rsidRPr="007C644D" w:rsidRDefault="00A829C9">
          <w:pPr>
            <w:pStyle w:val="TDC1"/>
            <w:tabs>
              <w:tab w:val="right" w:leader="dot" w:pos="8828"/>
            </w:tabs>
            <w:rPr>
              <w:rFonts w:ascii="Roboto" w:eastAsiaTheme="minorEastAsia" w:hAnsi="Roboto"/>
              <w:noProof/>
              <w:lang w:eastAsia="es-CR"/>
              <w:rPrChange w:id="238" w:author="Ivannia Coto" w:date="2026-02-12T13:03:00Z" w16du:dateUtc="2026-02-12T19:03:00Z">
                <w:rPr>
                  <w:rFonts w:eastAsiaTheme="minorEastAsia"/>
                  <w:noProof/>
                  <w:lang w:eastAsia="es-CR"/>
                </w:rPr>
              </w:rPrChange>
            </w:rPr>
          </w:pPr>
          <w:r w:rsidRPr="007C644D">
            <w:rPr>
              <w:rFonts w:ascii="Roboto" w:hAnsi="Roboto"/>
              <w:rPrChange w:id="239" w:author="Ivannia Coto" w:date="2026-02-12T13:03:00Z" w16du:dateUtc="2026-02-12T19:03:00Z">
                <w:rPr/>
              </w:rPrChange>
            </w:rPr>
            <w:fldChar w:fldCharType="begin"/>
          </w:r>
          <w:r w:rsidRPr="007C644D">
            <w:rPr>
              <w:rFonts w:ascii="Roboto" w:hAnsi="Roboto"/>
              <w:rPrChange w:id="240" w:author="Ivannia Coto" w:date="2026-02-12T13:03:00Z" w16du:dateUtc="2026-02-12T19:03:00Z">
                <w:rPr/>
              </w:rPrChange>
            </w:rPr>
            <w:instrText>HYPERLINK \l "_Toc221699222"</w:instrText>
          </w:r>
          <w:r w:rsidRPr="007C644D">
            <w:rPr>
              <w:rFonts w:ascii="Roboto" w:hAnsi="Roboto"/>
              <w:rPrChange w:id="241" w:author="Ivannia Coto" w:date="2026-02-12T13:03:00Z" w16du:dateUtc="2026-02-12T19:03:00Z">
                <w:rPr/>
              </w:rPrChange>
            </w:rPr>
          </w:r>
          <w:r w:rsidRPr="007C644D">
            <w:rPr>
              <w:rFonts w:ascii="Roboto" w:hAnsi="Roboto"/>
              <w:rPrChange w:id="242" w:author="Ivannia Coto" w:date="2026-02-12T13:03:00Z" w16du:dateUtc="2026-02-12T19:03:00Z">
                <w:rPr/>
              </w:rPrChange>
            </w:rPr>
            <w:fldChar w:fldCharType="separate"/>
          </w:r>
          <w:r w:rsidRPr="007C644D">
            <w:rPr>
              <w:rStyle w:val="Hipervnculo"/>
              <w:rFonts w:ascii="Roboto" w:hAnsi="Roboto"/>
              <w:noProof/>
              <w:rPrChange w:id="243" w:author="Ivannia Coto" w:date="2026-02-12T13:03:00Z" w16du:dateUtc="2026-02-12T19:03:00Z">
                <w:rPr>
                  <w:rStyle w:val="Hipervnculo"/>
                  <w:noProof/>
                </w:rPr>
              </w:rPrChange>
            </w:rPr>
            <w:t>Conclusión</w:t>
          </w:r>
          <w:r w:rsidRPr="007C644D">
            <w:rPr>
              <w:rFonts w:ascii="Roboto" w:hAnsi="Roboto"/>
              <w:noProof/>
              <w:webHidden/>
              <w:rPrChange w:id="244" w:author="Ivannia Coto" w:date="2026-02-12T13:03:00Z" w16du:dateUtc="2026-02-12T19:03:00Z">
                <w:rPr>
                  <w:noProof/>
                  <w:webHidden/>
                </w:rPr>
              </w:rPrChange>
            </w:rPr>
            <w:tab/>
          </w:r>
          <w:r w:rsidRPr="007C644D">
            <w:rPr>
              <w:rFonts w:ascii="Roboto" w:hAnsi="Roboto"/>
              <w:noProof/>
              <w:webHidden/>
              <w:rPrChange w:id="245" w:author="Ivannia Coto" w:date="2026-02-12T13:03:00Z" w16du:dateUtc="2026-02-12T19:03:00Z">
                <w:rPr>
                  <w:noProof/>
                  <w:webHidden/>
                </w:rPr>
              </w:rPrChange>
            </w:rPr>
            <w:fldChar w:fldCharType="begin"/>
          </w:r>
          <w:r w:rsidRPr="007C644D">
            <w:rPr>
              <w:rFonts w:ascii="Roboto" w:hAnsi="Roboto"/>
              <w:noProof/>
              <w:webHidden/>
              <w:rPrChange w:id="246" w:author="Ivannia Coto" w:date="2026-02-12T13:03:00Z" w16du:dateUtc="2026-02-12T19:03:00Z">
                <w:rPr>
                  <w:noProof/>
                  <w:webHidden/>
                </w:rPr>
              </w:rPrChange>
            </w:rPr>
            <w:instrText xml:space="preserve"> PAGEREF _Toc221699222 \h </w:instrText>
          </w:r>
          <w:r w:rsidRPr="007C644D">
            <w:rPr>
              <w:rFonts w:ascii="Roboto" w:hAnsi="Roboto"/>
              <w:noProof/>
              <w:webHidden/>
              <w:rPrChange w:id="247" w:author="Ivannia Coto" w:date="2026-02-12T13:03:00Z" w16du:dateUtc="2026-02-12T19:03:00Z">
                <w:rPr>
                  <w:noProof/>
                  <w:webHidden/>
                </w:rPr>
              </w:rPrChange>
            </w:rPr>
          </w:r>
          <w:r w:rsidRPr="007C644D">
            <w:rPr>
              <w:rFonts w:ascii="Roboto" w:hAnsi="Roboto"/>
              <w:noProof/>
              <w:webHidden/>
              <w:rPrChange w:id="248" w:author="Ivannia Coto" w:date="2026-02-12T13:03:00Z" w16du:dateUtc="2026-02-12T19:03:00Z">
                <w:rPr>
                  <w:noProof/>
                  <w:webHidden/>
                </w:rPr>
              </w:rPrChange>
            </w:rPr>
            <w:fldChar w:fldCharType="separate"/>
          </w:r>
          <w:r w:rsidRPr="007C644D">
            <w:rPr>
              <w:rFonts w:ascii="Roboto" w:hAnsi="Roboto"/>
              <w:noProof/>
              <w:webHidden/>
              <w:rPrChange w:id="249" w:author="Ivannia Coto" w:date="2026-02-12T13:03:00Z" w16du:dateUtc="2026-02-12T19:03:00Z">
                <w:rPr>
                  <w:noProof/>
                  <w:webHidden/>
                </w:rPr>
              </w:rPrChange>
            </w:rPr>
            <w:t>12</w:t>
          </w:r>
          <w:r w:rsidRPr="007C644D">
            <w:rPr>
              <w:rFonts w:ascii="Roboto" w:hAnsi="Roboto"/>
              <w:noProof/>
              <w:webHidden/>
              <w:rPrChange w:id="250" w:author="Ivannia Coto" w:date="2026-02-12T13:03:00Z" w16du:dateUtc="2026-02-12T19:03:00Z">
                <w:rPr>
                  <w:noProof/>
                  <w:webHidden/>
                </w:rPr>
              </w:rPrChange>
            </w:rPr>
            <w:fldChar w:fldCharType="end"/>
          </w:r>
          <w:r w:rsidRPr="007C644D">
            <w:rPr>
              <w:rFonts w:ascii="Roboto" w:hAnsi="Roboto"/>
              <w:rPrChange w:id="251" w:author="Ivannia Coto" w:date="2026-02-12T13:03:00Z" w16du:dateUtc="2026-02-12T19:03:00Z">
                <w:rPr/>
              </w:rPrChange>
            </w:rPr>
            <w:fldChar w:fldCharType="end"/>
          </w:r>
        </w:p>
        <w:p w14:paraId="362608CD" w14:textId="08E52A0E" w:rsidR="00A829C9" w:rsidRPr="007C644D" w:rsidRDefault="00A829C9">
          <w:pPr>
            <w:pStyle w:val="TDC1"/>
            <w:tabs>
              <w:tab w:val="right" w:leader="dot" w:pos="8828"/>
            </w:tabs>
            <w:rPr>
              <w:rFonts w:ascii="Roboto" w:eastAsiaTheme="minorEastAsia" w:hAnsi="Roboto"/>
              <w:noProof/>
              <w:lang w:eastAsia="es-CR"/>
              <w:rPrChange w:id="252" w:author="Ivannia Coto" w:date="2026-02-12T13:03:00Z" w16du:dateUtc="2026-02-12T19:03:00Z">
                <w:rPr>
                  <w:rFonts w:eastAsiaTheme="minorEastAsia"/>
                  <w:noProof/>
                  <w:lang w:eastAsia="es-CR"/>
                </w:rPr>
              </w:rPrChange>
            </w:rPr>
          </w:pPr>
          <w:r w:rsidRPr="007C644D">
            <w:rPr>
              <w:rFonts w:ascii="Roboto" w:hAnsi="Roboto"/>
              <w:rPrChange w:id="253" w:author="Ivannia Coto" w:date="2026-02-12T13:03:00Z" w16du:dateUtc="2026-02-12T19:03:00Z">
                <w:rPr/>
              </w:rPrChange>
            </w:rPr>
            <w:fldChar w:fldCharType="begin"/>
          </w:r>
          <w:r w:rsidRPr="007C644D">
            <w:rPr>
              <w:rFonts w:ascii="Roboto" w:hAnsi="Roboto"/>
              <w:rPrChange w:id="254" w:author="Ivannia Coto" w:date="2026-02-12T13:03:00Z" w16du:dateUtc="2026-02-12T19:03:00Z">
                <w:rPr/>
              </w:rPrChange>
            </w:rPr>
            <w:instrText>HYPERLINK \l "_Toc221699223"</w:instrText>
          </w:r>
          <w:r w:rsidRPr="007C644D">
            <w:rPr>
              <w:rFonts w:ascii="Roboto" w:hAnsi="Roboto"/>
              <w:rPrChange w:id="255" w:author="Ivannia Coto" w:date="2026-02-12T13:03:00Z" w16du:dateUtc="2026-02-12T19:03:00Z">
                <w:rPr/>
              </w:rPrChange>
            </w:rPr>
          </w:r>
          <w:r w:rsidRPr="007C644D">
            <w:rPr>
              <w:rFonts w:ascii="Roboto" w:hAnsi="Roboto"/>
              <w:rPrChange w:id="256" w:author="Ivannia Coto" w:date="2026-02-12T13:03:00Z" w16du:dateUtc="2026-02-12T19:03:00Z">
                <w:rPr/>
              </w:rPrChange>
            </w:rPr>
            <w:fldChar w:fldCharType="separate"/>
          </w:r>
          <w:r w:rsidRPr="007C644D">
            <w:rPr>
              <w:rStyle w:val="Hipervnculo"/>
              <w:rFonts w:ascii="Roboto" w:hAnsi="Roboto"/>
              <w:noProof/>
              <w:rPrChange w:id="257" w:author="Ivannia Coto" w:date="2026-02-12T13:03:00Z" w16du:dateUtc="2026-02-12T19:03:00Z">
                <w:rPr>
                  <w:rStyle w:val="Hipervnculo"/>
                  <w:noProof/>
                </w:rPr>
              </w:rPrChange>
            </w:rPr>
            <w:t>Anexos</w:t>
          </w:r>
          <w:r w:rsidRPr="007C644D">
            <w:rPr>
              <w:rFonts w:ascii="Roboto" w:hAnsi="Roboto"/>
              <w:noProof/>
              <w:webHidden/>
              <w:rPrChange w:id="258" w:author="Ivannia Coto" w:date="2026-02-12T13:03:00Z" w16du:dateUtc="2026-02-12T19:03:00Z">
                <w:rPr>
                  <w:noProof/>
                  <w:webHidden/>
                </w:rPr>
              </w:rPrChange>
            </w:rPr>
            <w:tab/>
          </w:r>
          <w:r w:rsidRPr="007C644D">
            <w:rPr>
              <w:rFonts w:ascii="Roboto" w:hAnsi="Roboto"/>
              <w:noProof/>
              <w:webHidden/>
              <w:rPrChange w:id="259" w:author="Ivannia Coto" w:date="2026-02-12T13:03:00Z" w16du:dateUtc="2026-02-12T19:03:00Z">
                <w:rPr>
                  <w:noProof/>
                  <w:webHidden/>
                </w:rPr>
              </w:rPrChange>
            </w:rPr>
            <w:fldChar w:fldCharType="begin"/>
          </w:r>
          <w:r w:rsidRPr="007C644D">
            <w:rPr>
              <w:rFonts w:ascii="Roboto" w:hAnsi="Roboto"/>
              <w:noProof/>
              <w:webHidden/>
              <w:rPrChange w:id="260" w:author="Ivannia Coto" w:date="2026-02-12T13:03:00Z" w16du:dateUtc="2026-02-12T19:03:00Z">
                <w:rPr>
                  <w:noProof/>
                  <w:webHidden/>
                </w:rPr>
              </w:rPrChange>
            </w:rPr>
            <w:instrText xml:space="preserve"> PAGEREF _Toc221699223 \h </w:instrText>
          </w:r>
          <w:r w:rsidRPr="007C644D">
            <w:rPr>
              <w:rFonts w:ascii="Roboto" w:hAnsi="Roboto"/>
              <w:noProof/>
              <w:webHidden/>
              <w:rPrChange w:id="261" w:author="Ivannia Coto" w:date="2026-02-12T13:03:00Z" w16du:dateUtc="2026-02-12T19:03:00Z">
                <w:rPr>
                  <w:noProof/>
                  <w:webHidden/>
                </w:rPr>
              </w:rPrChange>
            </w:rPr>
          </w:r>
          <w:r w:rsidRPr="007C644D">
            <w:rPr>
              <w:rFonts w:ascii="Roboto" w:hAnsi="Roboto"/>
              <w:noProof/>
              <w:webHidden/>
              <w:rPrChange w:id="262" w:author="Ivannia Coto" w:date="2026-02-12T13:03:00Z" w16du:dateUtc="2026-02-12T19:03:00Z">
                <w:rPr>
                  <w:noProof/>
                  <w:webHidden/>
                </w:rPr>
              </w:rPrChange>
            </w:rPr>
            <w:fldChar w:fldCharType="separate"/>
          </w:r>
          <w:r w:rsidRPr="007C644D">
            <w:rPr>
              <w:rFonts w:ascii="Roboto" w:hAnsi="Roboto"/>
              <w:noProof/>
              <w:webHidden/>
              <w:rPrChange w:id="263" w:author="Ivannia Coto" w:date="2026-02-12T13:03:00Z" w16du:dateUtc="2026-02-12T19:03:00Z">
                <w:rPr>
                  <w:noProof/>
                  <w:webHidden/>
                </w:rPr>
              </w:rPrChange>
            </w:rPr>
            <w:t>13</w:t>
          </w:r>
          <w:r w:rsidRPr="007C644D">
            <w:rPr>
              <w:rFonts w:ascii="Roboto" w:hAnsi="Roboto"/>
              <w:noProof/>
              <w:webHidden/>
              <w:rPrChange w:id="264" w:author="Ivannia Coto" w:date="2026-02-12T13:03:00Z" w16du:dateUtc="2026-02-12T19:03:00Z">
                <w:rPr>
                  <w:noProof/>
                  <w:webHidden/>
                </w:rPr>
              </w:rPrChange>
            </w:rPr>
            <w:fldChar w:fldCharType="end"/>
          </w:r>
          <w:r w:rsidRPr="007C644D">
            <w:rPr>
              <w:rFonts w:ascii="Roboto" w:hAnsi="Roboto"/>
              <w:rPrChange w:id="265" w:author="Ivannia Coto" w:date="2026-02-12T13:03:00Z" w16du:dateUtc="2026-02-12T19:03:00Z">
                <w:rPr/>
              </w:rPrChange>
            </w:rPr>
            <w:fldChar w:fldCharType="end"/>
          </w:r>
        </w:p>
        <w:p w14:paraId="6C2C7451" w14:textId="22A3A888" w:rsidR="00A829C9" w:rsidRPr="007C644D" w:rsidRDefault="00A829C9">
          <w:pPr>
            <w:pStyle w:val="TDC2"/>
            <w:tabs>
              <w:tab w:val="right" w:leader="dot" w:pos="8828"/>
            </w:tabs>
            <w:rPr>
              <w:rFonts w:ascii="Roboto" w:eastAsiaTheme="minorEastAsia" w:hAnsi="Roboto"/>
              <w:noProof/>
              <w:lang w:eastAsia="es-CR"/>
              <w:rPrChange w:id="266" w:author="Ivannia Coto" w:date="2026-02-12T13:03:00Z" w16du:dateUtc="2026-02-12T19:03:00Z">
                <w:rPr>
                  <w:rFonts w:eastAsiaTheme="minorEastAsia"/>
                  <w:noProof/>
                  <w:lang w:eastAsia="es-CR"/>
                </w:rPr>
              </w:rPrChange>
            </w:rPr>
          </w:pPr>
          <w:r w:rsidRPr="007C644D">
            <w:rPr>
              <w:rFonts w:ascii="Roboto" w:hAnsi="Roboto"/>
              <w:rPrChange w:id="267" w:author="Ivannia Coto" w:date="2026-02-12T13:03:00Z" w16du:dateUtc="2026-02-12T19:03:00Z">
                <w:rPr/>
              </w:rPrChange>
            </w:rPr>
            <w:fldChar w:fldCharType="begin"/>
          </w:r>
          <w:r w:rsidRPr="007C644D">
            <w:rPr>
              <w:rFonts w:ascii="Roboto" w:hAnsi="Roboto"/>
              <w:rPrChange w:id="268" w:author="Ivannia Coto" w:date="2026-02-12T13:03:00Z" w16du:dateUtc="2026-02-12T19:03:00Z">
                <w:rPr/>
              </w:rPrChange>
            </w:rPr>
            <w:instrText>HYPERLINK \l "_Toc221699224"</w:instrText>
          </w:r>
          <w:r w:rsidRPr="007C644D">
            <w:rPr>
              <w:rFonts w:ascii="Roboto" w:hAnsi="Roboto"/>
              <w:rPrChange w:id="269" w:author="Ivannia Coto" w:date="2026-02-12T13:03:00Z" w16du:dateUtc="2026-02-12T19:03:00Z">
                <w:rPr/>
              </w:rPrChange>
            </w:rPr>
          </w:r>
          <w:r w:rsidRPr="007C644D">
            <w:rPr>
              <w:rFonts w:ascii="Roboto" w:hAnsi="Roboto"/>
              <w:rPrChange w:id="270" w:author="Ivannia Coto" w:date="2026-02-12T13:03:00Z" w16du:dateUtc="2026-02-12T19:03:00Z">
                <w:rPr/>
              </w:rPrChange>
            </w:rPr>
            <w:fldChar w:fldCharType="separate"/>
          </w:r>
          <w:r w:rsidRPr="007C644D">
            <w:rPr>
              <w:rStyle w:val="Hipervnculo"/>
              <w:rFonts w:ascii="Roboto" w:hAnsi="Roboto"/>
              <w:noProof/>
              <w:rPrChange w:id="271" w:author="Ivannia Coto" w:date="2026-02-12T13:03:00Z" w16du:dateUtc="2026-02-12T19:03:00Z">
                <w:rPr>
                  <w:rStyle w:val="Hipervnculo"/>
                  <w:noProof/>
                </w:rPr>
              </w:rPrChange>
            </w:rPr>
            <w:t>Anexo 1 – Propuesta económica de monday.com e Integraciones</w:t>
          </w:r>
          <w:r w:rsidRPr="007C644D">
            <w:rPr>
              <w:rFonts w:ascii="Roboto" w:hAnsi="Roboto"/>
              <w:noProof/>
              <w:webHidden/>
              <w:rPrChange w:id="272" w:author="Ivannia Coto" w:date="2026-02-12T13:03:00Z" w16du:dateUtc="2026-02-12T19:03:00Z">
                <w:rPr>
                  <w:noProof/>
                  <w:webHidden/>
                </w:rPr>
              </w:rPrChange>
            </w:rPr>
            <w:tab/>
          </w:r>
          <w:r w:rsidRPr="007C644D">
            <w:rPr>
              <w:rFonts w:ascii="Roboto" w:hAnsi="Roboto"/>
              <w:noProof/>
              <w:webHidden/>
              <w:rPrChange w:id="273" w:author="Ivannia Coto" w:date="2026-02-12T13:03:00Z" w16du:dateUtc="2026-02-12T19:03:00Z">
                <w:rPr>
                  <w:noProof/>
                  <w:webHidden/>
                </w:rPr>
              </w:rPrChange>
            </w:rPr>
            <w:fldChar w:fldCharType="begin"/>
          </w:r>
          <w:r w:rsidRPr="007C644D">
            <w:rPr>
              <w:rFonts w:ascii="Roboto" w:hAnsi="Roboto"/>
              <w:noProof/>
              <w:webHidden/>
              <w:rPrChange w:id="274" w:author="Ivannia Coto" w:date="2026-02-12T13:03:00Z" w16du:dateUtc="2026-02-12T19:03:00Z">
                <w:rPr>
                  <w:noProof/>
                  <w:webHidden/>
                </w:rPr>
              </w:rPrChange>
            </w:rPr>
            <w:instrText xml:space="preserve"> PAGEREF _Toc221699224 \h </w:instrText>
          </w:r>
          <w:r w:rsidRPr="007C644D">
            <w:rPr>
              <w:rFonts w:ascii="Roboto" w:hAnsi="Roboto"/>
              <w:noProof/>
              <w:webHidden/>
              <w:rPrChange w:id="275" w:author="Ivannia Coto" w:date="2026-02-12T13:03:00Z" w16du:dateUtc="2026-02-12T19:03:00Z">
                <w:rPr>
                  <w:noProof/>
                  <w:webHidden/>
                </w:rPr>
              </w:rPrChange>
            </w:rPr>
          </w:r>
          <w:r w:rsidRPr="007C644D">
            <w:rPr>
              <w:rFonts w:ascii="Roboto" w:hAnsi="Roboto"/>
              <w:noProof/>
              <w:webHidden/>
              <w:rPrChange w:id="276" w:author="Ivannia Coto" w:date="2026-02-12T13:03:00Z" w16du:dateUtc="2026-02-12T19:03:00Z">
                <w:rPr>
                  <w:noProof/>
                  <w:webHidden/>
                </w:rPr>
              </w:rPrChange>
            </w:rPr>
            <w:fldChar w:fldCharType="separate"/>
          </w:r>
          <w:r w:rsidRPr="007C644D">
            <w:rPr>
              <w:rFonts w:ascii="Roboto" w:hAnsi="Roboto"/>
              <w:noProof/>
              <w:webHidden/>
              <w:rPrChange w:id="277" w:author="Ivannia Coto" w:date="2026-02-12T13:03:00Z" w16du:dateUtc="2026-02-12T19:03:00Z">
                <w:rPr>
                  <w:noProof/>
                  <w:webHidden/>
                </w:rPr>
              </w:rPrChange>
            </w:rPr>
            <w:t>13</w:t>
          </w:r>
          <w:r w:rsidRPr="007C644D">
            <w:rPr>
              <w:rFonts w:ascii="Roboto" w:hAnsi="Roboto"/>
              <w:noProof/>
              <w:webHidden/>
              <w:rPrChange w:id="278" w:author="Ivannia Coto" w:date="2026-02-12T13:03:00Z" w16du:dateUtc="2026-02-12T19:03:00Z">
                <w:rPr>
                  <w:noProof/>
                  <w:webHidden/>
                </w:rPr>
              </w:rPrChange>
            </w:rPr>
            <w:fldChar w:fldCharType="end"/>
          </w:r>
          <w:r w:rsidRPr="007C644D">
            <w:rPr>
              <w:rFonts w:ascii="Roboto" w:hAnsi="Roboto"/>
              <w:rPrChange w:id="279" w:author="Ivannia Coto" w:date="2026-02-12T13:03:00Z" w16du:dateUtc="2026-02-12T19:03:00Z">
                <w:rPr/>
              </w:rPrChange>
            </w:rPr>
            <w:fldChar w:fldCharType="end"/>
          </w:r>
        </w:p>
        <w:p w14:paraId="2ACE6AEF" w14:textId="00772B16" w:rsidR="00D059D1" w:rsidRPr="007C644D" w:rsidRDefault="00D059D1">
          <w:pPr>
            <w:rPr>
              <w:rFonts w:ascii="Roboto" w:hAnsi="Roboto"/>
              <w:rPrChange w:id="280" w:author="Ivannia Coto" w:date="2026-02-12T13:03:00Z" w16du:dateUtc="2026-02-12T19:03:00Z">
                <w:rPr/>
              </w:rPrChange>
            </w:rPr>
          </w:pPr>
          <w:r w:rsidRPr="007C644D">
            <w:rPr>
              <w:rFonts w:ascii="Roboto" w:hAnsi="Roboto"/>
              <w:b/>
              <w:bCs/>
              <w:lang w:val="es-ES"/>
              <w:rPrChange w:id="281" w:author="Ivannia Coto" w:date="2026-02-12T13:03:00Z" w16du:dateUtc="2026-02-12T19:03:00Z">
                <w:rPr>
                  <w:b/>
                  <w:bCs/>
                  <w:lang w:val="es-ES"/>
                </w:rPr>
              </w:rPrChange>
            </w:rPr>
            <w:fldChar w:fldCharType="end"/>
          </w:r>
        </w:p>
      </w:sdtContent>
    </w:sdt>
    <w:p w14:paraId="0DBDB5D8" w14:textId="77777777" w:rsidR="00B96F6C" w:rsidRPr="007C644D" w:rsidRDefault="00B96F6C">
      <w:pPr>
        <w:rPr>
          <w:rFonts w:ascii="Roboto" w:hAnsi="Roboto"/>
          <w:lang w:val="es-MX"/>
          <w:rPrChange w:id="282" w:author="Ivannia Coto" w:date="2026-02-12T13:03:00Z" w16du:dateUtc="2026-02-12T19:03:00Z">
            <w:rPr>
              <w:lang w:val="es-MX"/>
            </w:rPr>
          </w:rPrChange>
        </w:rPr>
      </w:pPr>
    </w:p>
    <w:p w14:paraId="2CC48F7B" w14:textId="77777777" w:rsidR="00D059D1" w:rsidRPr="007C644D" w:rsidRDefault="00D059D1">
      <w:pPr>
        <w:rPr>
          <w:rFonts w:ascii="Roboto" w:hAnsi="Roboto"/>
          <w:lang w:val="es-MX"/>
          <w:rPrChange w:id="283" w:author="Ivannia Coto" w:date="2026-02-12T13:03:00Z" w16du:dateUtc="2026-02-12T19:03:00Z">
            <w:rPr>
              <w:lang w:val="es-MX"/>
            </w:rPr>
          </w:rPrChange>
        </w:rPr>
      </w:pPr>
    </w:p>
    <w:p w14:paraId="204C2A9F" w14:textId="77777777" w:rsidR="00D059D1" w:rsidRPr="007C644D" w:rsidRDefault="00D059D1">
      <w:pPr>
        <w:rPr>
          <w:rFonts w:ascii="Roboto" w:hAnsi="Roboto"/>
          <w:lang w:val="es-MX"/>
          <w:rPrChange w:id="284" w:author="Ivannia Coto" w:date="2026-02-12T13:03:00Z" w16du:dateUtc="2026-02-12T19:03:00Z">
            <w:rPr>
              <w:lang w:val="es-MX"/>
            </w:rPr>
          </w:rPrChange>
        </w:rPr>
      </w:pPr>
    </w:p>
    <w:p w14:paraId="45C2ED89" w14:textId="77777777" w:rsidR="00D059D1" w:rsidRPr="007C644D" w:rsidRDefault="00D059D1">
      <w:pPr>
        <w:rPr>
          <w:rFonts w:ascii="Roboto" w:hAnsi="Roboto"/>
          <w:lang w:val="es-MX"/>
          <w:rPrChange w:id="285" w:author="Ivannia Coto" w:date="2026-02-12T13:03:00Z" w16du:dateUtc="2026-02-12T19:03:00Z">
            <w:rPr>
              <w:lang w:val="es-MX"/>
            </w:rPr>
          </w:rPrChange>
        </w:rPr>
      </w:pPr>
    </w:p>
    <w:p w14:paraId="14753D20" w14:textId="77777777" w:rsidR="00D059D1" w:rsidRPr="007C644D" w:rsidRDefault="00D059D1">
      <w:pPr>
        <w:rPr>
          <w:rFonts w:ascii="Roboto" w:hAnsi="Roboto"/>
          <w:lang w:val="es-MX"/>
          <w:rPrChange w:id="286" w:author="Ivannia Coto" w:date="2026-02-12T13:03:00Z" w16du:dateUtc="2026-02-12T19:03:00Z">
            <w:rPr>
              <w:lang w:val="es-MX"/>
            </w:rPr>
          </w:rPrChange>
        </w:rPr>
      </w:pPr>
    </w:p>
    <w:p w14:paraId="6D6C0EAD" w14:textId="77777777" w:rsidR="00D059D1" w:rsidRPr="007C644D" w:rsidDel="007C644D" w:rsidRDefault="00D059D1">
      <w:pPr>
        <w:rPr>
          <w:del w:id="287" w:author="Ivannia Coto" w:date="2026-02-12T13:04:00Z" w16du:dateUtc="2026-02-12T19:04:00Z"/>
          <w:rFonts w:ascii="Roboto" w:hAnsi="Roboto"/>
          <w:lang w:val="es-MX"/>
          <w:rPrChange w:id="288" w:author="Ivannia Coto" w:date="2026-02-12T13:03:00Z" w16du:dateUtc="2026-02-12T19:03:00Z">
            <w:rPr>
              <w:del w:id="289" w:author="Ivannia Coto" w:date="2026-02-12T13:04:00Z" w16du:dateUtc="2026-02-12T19:04:00Z"/>
              <w:lang w:val="es-MX"/>
            </w:rPr>
          </w:rPrChange>
        </w:rPr>
      </w:pPr>
    </w:p>
    <w:p w14:paraId="028ADD23" w14:textId="77777777" w:rsidR="00D059D1" w:rsidRPr="007C644D" w:rsidDel="007C644D" w:rsidRDefault="00D059D1">
      <w:pPr>
        <w:rPr>
          <w:del w:id="290" w:author="Ivannia Coto" w:date="2026-02-12T13:04:00Z" w16du:dateUtc="2026-02-12T19:04:00Z"/>
          <w:rFonts w:ascii="Roboto" w:hAnsi="Roboto"/>
          <w:lang w:val="es-MX"/>
          <w:rPrChange w:id="291" w:author="Ivannia Coto" w:date="2026-02-12T13:03:00Z" w16du:dateUtc="2026-02-12T19:03:00Z">
            <w:rPr>
              <w:del w:id="292" w:author="Ivannia Coto" w:date="2026-02-12T13:04:00Z" w16du:dateUtc="2026-02-12T19:04:00Z"/>
              <w:lang w:val="es-MX"/>
            </w:rPr>
          </w:rPrChange>
        </w:rPr>
      </w:pPr>
    </w:p>
    <w:p w14:paraId="2FA29CFA" w14:textId="77777777" w:rsidR="00D059D1" w:rsidRPr="007C644D" w:rsidDel="007C644D" w:rsidRDefault="00D059D1" w:rsidP="007C644D">
      <w:pPr>
        <w:jc w:val="both"/>
        <w:rPr>
          <w:del w:id="293" w:author="Ivannia Coto" w:date="2026-02-12T13:04:00Z" w16du:dateUtc="2026-02-12T19:04:00Z"/>
          <w:rFonts w:ascii="Roboto" w:hAnsi="Roboto"/>
          <w:lang w:val="es-MX"/>
          <w:rPrChange w:id="294" w:author="Ivannia Coto" w:date="2026-02-12T13:03:00Z" w16du:dateUtc="2026-02-12T19:03:00Z">
            <w:rPr>
              <w:del w:id="295" w:author="Ivannia Coto" w:date="2026-02-12T13:04:00Z" w16du:dateUtc="2026-02-12T19:04:00Z"/>
              <w:lang w:val="es-MX"/>
            </w:rPr>
          </w:rPrChange>
        </w:rPr>
        <w:pPrChange w:id="296" w:author="Ivannia Coto" w:date="2026-02-12T13:04:00Z" w16du:dateUtc="2026-02-12T19:04:00Z">
          <w:pPr/>
        </w:pPrChange>
      </w:pPr>
    </w:p>
    <w:p w14:paraId="75F536AF" w14:textId="45332091" w:rsidR="00D059D1" w:rsidRPr="007C644D" w:rsidRDefault="00D059D1" w:rsidP="007C644D">
      <w:pPr>
        <w:pStyle w:val="Ttulo1"/>
        <w:jc w:val="both"/>
        <w:rPr>
          <w:rFonts w:ascii="Roboto" w:hAnsi="Roboto"/>
          <w:lang w:val="es-MX"/>
          <w:rPrChange w:id="297" w:author="Ivannia Coto" w:date="2026-02-12T13:03:00Z" w16du:dateUtc="2026-02-12T19:03:00Z">
            <w:rPr>
              <w:lang w:val="es-MX"/>
            </w:rPr>
          </w:rPrChange>
        </w:rPr>
        <w:pPrChange w:id="298" w:author="Ivannia Coto" w:date="2026-02-12T13:04:00Z" w16du:dateUtc="2026-02-12T19:04:00Z">
          <w:pPr>
            <w:pStyle w:val="Ttulo1"/>
          </w:pPr>
        </w:pPrChange>
      </w:pPr>
      <w:bookmarkStart w:id="299" w:name="_Toc221699207"/>
      <w:r w:rsidRPr="007C644D">
        <w:rPr>
          <w:rFonts w:ascii="Roboto" w:hAnsi="Roboto"/>
          <w:lang w:val="es-MX"/>
          <w:rPrChange w:id="300" w:author="Ivannia Coto" w:date="2026-02-12T13:03:00Z" w16du:dateUtc="2026-02-12T19:03:00Z">
            <w:rPr>
              <w:lang w:val="es-MX"/>
            </w:rPr>
          </w:rPrChange>
        </w:rPr>
        <w:t>Introducción</w:t>
      </w:r>
      <w:bookmarkEnd w:id="299"/>
    </w:p>
    <w:p w14:paraId="593E028C" w14:textId="364CDC9A" w:rsidR="00C772B2" w:rsidRPr="007C644D" w:rsidRDefault="00C772B2" w:rsidP="007C644D">
      <w:pPr>
        <w:jc w:val="both"/>
        <w:rPr>
          <w:rFonts w:ascii="Roboto" w:hAnsi="Roboto"/>
          <w:rPrChange w:id="301" w:author="Ivannia Coto" w:date="2026-02-12T13:03:00Z" w16du:dateUtc="2026-02-12T19:03:00Z">
            <w:rPr/>
          </w:rPrChange>
        </w:rPr>
        <w:pPrChange w:id="302" w:author="Ivannia Coto" w:date="2026-02-12T13:04:00Z" w16du:dateUtc="2026-02-12T19:04:00Z">
          <w:pPr/>
        </w:pPrChange>
      </w:pPr>
      <w:r w:rsidRPr="007C644D">
        <w:rPr>
          <w:rFonts w:ascii="Roboto" w:hAnsi="Roboto"/>
          <w:rPrChange w:id="303" w:author="Ivannia Coto" w:date="2026-02-12T13:03:00Z" w16du:dateUtc="2026-02-12T19:03:00Z">
            <w:rPr/>
          </w:rPrChange>
        </w:rPr>
        <w:t xml:space="preserve">Actualmente, el Departamento de Vida Gremial gestiona la atención de consultas, seguimiento de </w:t>
      </w:r>
      <w:ins w:id="304" w:author="Ivannia Coto" w:date="2026-02-12T13:04:00Z" w16du:dateUtc="2026-02-12T19:04:00Z">
        <w:r w:rsidR="007C644D">
          <w:rPr>
            <w:rFonts w:ascii="Roboto" w:hAnsi="Roboto"/>
          </w:rPr>
          <w:t xml:space="preserve">personas </w:t>
        </w:r>
      </w:ins>
      <w:r w:rsidRPr="007C644D">
        <w:rPr>
          <w:rFonts w:ascii="Roboto" w:hAnsi="Roboto"/>
          <w:rPrChange w:id="305" w:author="Ivannia Coto" w:date="2026-02-12T13:03:00Z" w16du:dateUtc="2026-02-12T19:03:00Z">
            <w:rPr/>
          </w:rPrChange>
        </w:rPr>
        <w:t>interesad</w:t>
      </w:r>
      <w:ins w:id="306" w:author="Ivannia Coto" w:date="2026-02-12T13:04:00Z" w16du:dateUtc="2026-02-12T19:04:00Z">
        <w:r w:rsidR="007C644D">
          <w:rPr>
            <w:rFonts w:ascii="Roboto" w:hAnsi="Roboto"/>
          </w:rPr>
          <w:t>as</w:t>
        </w:r>
      </w:ins>
      <w:del w:id="307" w:author="Ivannia Coto" w:date="2026-02-12T13:04:00Z" w16du:dateUtc="2026-02-12T19:04:00Z">
        <w:r w:rsidRPr="007C644D" w:rsidDel="007C644D">
          <w:rPr>
            <w:rFonts w:ascii="Roboto" w:hAnsi="Roboto"/>
            <w:rPrChange w:id="308" w:author="Ivannia Coto" w:date="2026-02-12T13:03:00Z" w16du:dateUtc="2026-02-12T19:03:00Z">
              <w:rPr/>
            </w:rPrChange>
          </w:rPr>
          <w:delText>os</w:delText>
        </w:r>
      </w:del>
      <w:r w:rsidRPr="007C644D">
        <w:rPr>
          <w:rFonts w:ascii="Roboto" w:hAnsi="Roboto"/>
          <w:rPrChange w:id="309" w:author="Ivannia Coto" w:date="2026-02-12T13:03:00Z" w16du:dateUtc="2026-02-12T19:03:00Z">
            <w:rPr/>
          </w:rPrChange>
        </w:rPr>
        <w:t xml:space="preserve"> y coordinación de cursos mediante herramientas que no permiten una trazabilidad integral ni una centralización completa de la información</w:t>
      </w:r>
    </w:p>
    <w:p w14:paraId="2F27FBCF" w14:textId="684F3653" w:rsidR="00C772B2" w:rsidRPr="007C644D" w:rsidRDefault="00C772B2" w:rsidP="007C644D">
      <w:pPr>
        <w:jc w:val="both"/>
        <w:rPr>
          <w:rFonts w:ascii="Roboto" w:hAnsi="Roboto"/>
          <w:rPrChange w:id="310" w:author="Ivannia Coto" w:date="2026-02-12T13:03:00Z" w16du:dateUtc="2026-02-12T19:03:00Z">
            <w:rPr/>
          </w:rPrChange>
        </w:rPr>
        <w:pPrChange w:id="311" w:author="Ivannia Coto" w:date="2026-02-12T13:04:00Z" w16du:dateUtc="2026-02-12T19:04:00Z">
          <w:pPr/>
        </w:pPrChange>
      </w:pPr>
      <w:r w:rsidRPr="007C644D">
        <w:rPr>
          <w:rFonts w:ascii="Roboto" w:hAnsi="Roboto"/>
          <w:rPrChange w:id="312" w:author="Ivannia Coto" w:date="2026-02-12T13:03:00Z" w16du:dateUtc="2026-02-12T19:03:00Z">
            <w:rPr/>
          </w:rPrChange>
        </w:rPr>
        <w:t>Esta situación podría generar:</w:t>
      </w:r>
    </w:p>
    <w:p w14:paraId="2BF40B6B" w14:textId="77777777" w:rsidR="00C772B2" w:rsidRPr="007C644D" w:rsidRDefault="00C772B2" w:rsidP="007C644D">
      <w:pPr>
        <w:numPr>
          <w:ilvl w:val="0"/>
          <w:numId w:val="10"/>
        </w:numPr>
        <w:jc w:val="both"/>
        <w:rPr>
          <w:rFonts w:ascii="Roboto" w:hAnsi="Roboto"/>
          <w:rPrChange w:id="313" w:author="Ivannia Coto" w:date="2026-02-12T13:03:00Z" w16du:dateUtc="2026-02-12T19:03:00Z">
            <w:rPr/>
          </w:rPrChange>
        </w:rPr>
        <w:pPrChange w:id="314" w:author="Ivannia Coto" w:date="2026-02-12T13:04:00Z" w16du:dateUtc="2026-02-12T19:04:00Z">
          <w:pPr>
            <w:numPr>
              <w:numId w:val="10"/>
            </w:numPr>
            <w:tabs>
              <w:tab w:val="num" w:pos="720"/>
            </w:tabs>
            <w:ind w:left="720" w:hanging="360"/>
          </w:pPr>
        </w:pPrChange>
      </w:pPr>
      <w:r w:rsidRPr="007C644D">
        <w:rPr>
          <w:rFonts w:ascii="Roboto" w:hAnsi="Roboto"/>
          <w:rPrChange w:id="315" w:author="Ivannia Coto" w:date="2026-02-12T13:03:00Z" w16du:dateUtc="2026-02-12T19:03:00Z">
            <w:rPr/>
          </w:rPrChange>
        </w:rPr>
        <w:t>Dificultad en el seguimiento estructurado de interesados.</w:t>
      </w:r>
    </w:p>
    <w:p w14:paraId="4C66CBD5" w14:textId="77777777" w:rsidR="00C772B2" w:rsidRPr="007C644D" w:rsidRDefault="00C772B2" w:rsidP="007C644D">
      <w:pPr>
        <w:numPr>
          <w:ilvl w:val="0"/>
          <w:numId w:val="10"/>
        </w:numPr>
        <w:jc w:val="both"/>
        <w:rPr>
          <w:rFonts w:ascii="Roboto" w:hAnsi="Roboto"/>
          <w:rPrChange w:id="316" w:author="Ivannia Coto" w:date="2026-02-12T13:03:00Z" w16du:dateUtc="2026-02-12T19:03:00Z">
            <w:rPr/>
          </w:rPrChange>
        </w:rPr>
        <w:pPrChange w:id="317" w:author="Ivannia Coto" w:date="2026-02-12T13:04:00Z" w16du:dateUtc="2026-02-12T19:04:00Z">
          <w:pPr>
            <w:numPr>
              <w:numId w:val="10"/>
            </w:numPr>
            <w:tabs>
              <w:tab w:val="num" w:pos="720"/>
            </w:tabs>
            <w:ind w:left="720" w:hanging="360"/>
          </w:pPr>
        </w:pPrChange>
      </w:pPr>
      <w:r w:rsidRPr="007C644D">
        <w:rPr>
          <w:rFonts w:ascii="Roboto" w:hAnsi="Roboto"/>
          <w:rPrChange w:id="318" w:author="Ivannia Coto" w:date="2026-02-12T13:03:00Z" w16du:dateUtc="2026-02-12T19:03:00Z">
            <w:rPr/>
          </w:rPrChange>
        </w:rPr>
        <w:t>Información dispersa en distintos canales.</w:t>
      </w:r>
    </w:p>
    <w:p w14:paraId="1EA67A8E" w14:textId="77777777" w:rsidR="00C772B2" w:rsidRPr="007C644D" w:rsidRDefault="00C772B2" w:rsidP="007C644D">
      <w:pPr>
        <w:numPr>
          <w:ilvl w:val="0"/>
          <w:numId w:val="10"/>
        </w:numPr>
        <w:jc w:val="both"/>
        <w:rPr>
          <w:rFonts w:ascii="Roboto" w:hAnsi="Roboto"/>
          <w:rPrChange w:id="319" w:author="Ivannia Coto" w:date="2026-02-12T13:03:00Z" w16du:dateUtc="2026-02-12T19:03:00Z">
            <w:rPr/>
          </w:rPrChange>
        </w:rPr>
        <w:pPrChange w:id="320" w:author="Ivannia Coto" w:date="2026-02-12T13:04:00Z" w16du:dateUtc="2026-02-12T19:04:00Z">
          <w:pPr>
            <w:numPr>
              <w:numId w:val="10"/>
            </w:numPr>
            <w:tabs>
              <w:tab w:val="num" w:pos="720"/>
            </w:tabs>
            <w:ind w:left="720" w:hanging="360"/>
          </w:pPr>
        </w:pPrChange>
      </w:pPr>
      <w:r w:rsidRPr="007C644D">
        <w:rPr>
          <w:rFonts w:ascii="Roboto" w:hAnsi="Roboto"/>
          <w:rPrChange w:id="321" w:author="Ivannia Coto" w:date="2026-02-12T13:03:00Z" w16du:dateUtc="2026-02-12T19:03:00Z">
            <w:rPr/>
          </w:rPrChange>
        </w:rPr>
        <w:t>Limitada trazabilidad del proceso de captación.</w:t>
      </w:r>
    </w:p>
    <w:p w14:paraId="73B85AB2" w14:textId="77777777" w:rsidR="00C772B2" w:rsidRPr="007C644D" w:rsidRDefault="00C772B2" w:rsidP="007C644D">
      <w:pPr>
        <w:numPr>
          <w:ilvl w:val="0"/>
          <w:numId w:val="10"/>
        </w:numPr>
        <w:jc w:val="both"/>
        <w:rPr>
          <w:rFonts w:ascii="Roboto" w:hAnsi="Roboto"/>
          <w:rPrChange w:id="322" w:author="Ivannia Coto" w:date="2026-02-12T13:03:00Z" w16du:dateUtc="2026-02-12T19:03:00Z">
            <w:rPr/>
          </w:rPrChange>
        </w:rPr>
        <w:pPrChange w:id="323" w:author="Ivannia Coto" w:date="2026-02-12T13:04:00Z" w16du:dateUtc="2026-02-12T19:04:00Z">
          <w:pPr>
            <w:numPr>
              <w:numId w:val="10"/>
            </w:numPr>
            <w:tabs>
              <w:tab w:val="num" w:pos="720"/>
            </w:tabs>
            <w:ind w:left="720" w:hanging="360"/>
          </w:pPr>
        </w:pPrChange>
      </w:pPr>
      <w:r w:rsidRPr="007C644D">
        <w:rPr>
          <w:rFonts w:ascii="Roboto" w:hAnsi="Roboto"/>
          <w:rPrChange w:id="324" w:author="Ivannia Coto" w:date="2026-02-12T13:03:00Z" w16du:dateUtc="2026-02-12T19:03:00Z">
            <w:rPr/>
          </w:rPrChange>
        </w:rPr>
        <w:t>Dependencia de controles manuales.</w:t>
      </w:r>
    </w:p>
    <w:p w14:paraId="027C58F3" w14:textId="4A423DD2" w:rsidR="00C772B2" w:rsidRPr="007C644D" w:rsidRDefault="00C772B2" w:rsidP="007C644D">
      <w:pPr>
        <w:numPr>
          <w:ilvl w:val="0"/>
          <w:numId w:val="10"/>
        </w:numPr>
        <w:jc w:val="both"/>
        <w:rPr>
          <w:rFonts w:ascii="Roboto" w:hAnsi="Roboto"/>
          <w:rPrChange w:id="325" w:author="Ivannia Coto" w:date="2026-02-12T13:03:00Z" w16du:dateUtc="2026-02-12T19:03:00Z">
            <w:rPr/>
          </w:rPrChange>
        </w:rPr>
        <w:pPrChange w:id="326" w:author="Ivannia Coto" w:date="2026-02-12T13:04:00Z" w16du:dateUtc="2026-02-12T19:04:00Z">
          <w:pPr>
            <w:numPr>
              <w:numId w:val="10"/>
            </w:numPr>
            <w:tabs>
              <w:tab w:val="num" w:pos="720"/>
            </w:tabs>
            <w:ind w:left="720" w:hanging="360"/>
          </w:pPr>
        </w:pPrChange>
      </w:pPr>
      <w:r w:rsidRPr="007C644D">
        <w:rPr>
          <w:rFonts w:ascii="Roboto" w:hAnsi="Roboto"/>
          <w:rPrChange w:id="327" w:author="Ivannia Coto" w:date="2026-02-12T13:03:00Z" w16du:dateUtc="2026-02-12T19:03:00Z">
            <w:rPr/>
          </w:rPrChange>
        </w:rPr>
        <w:t xml:space="preserve">Falta de </w:t>
      </w:r>
      <w:r w:rsidR="007428E7" w:rsidRPr="007C644D">
        <w:rPr>
          <w:rFonts w:ascii="Roboto" w:hAnsi="Roboto"/>
          <w:rPrChange w:id="328" w:author="Ivannia Coto" w:date="2026-02-12T13:03:00Z" w16du:dateUtc="2026-02-12T19:03:00Z">
            <w:rPr/>
          </w:rPrChange>
        </w:rPr>
        <w:t>información</w:t>
      </w:r>
      <w:r w:rsidRPr="007C644D">
        <w:rPr>
          <w:rFonts w:ascii="Roboto" w:hAnsi="Roboto"/>
          <w:rPrChange w:id="329" w:author="Ivannia Coto" w:date="2026-02-12T13:03:00Z" w16du:dateUtc="2026-02-12T19:03:00Z">
            <w:rPr/>
          </w:rPrChange>
        </w:rPr>
        <w:t xml:space="preserve"> para una gestión más efectiva.</w:t>
      </w:r>
    </w:p>
    <w:p w14:paraId="776D2689" w14:textId="77777777" w:rsidR="00C772B2" w:rsidRPr="007C644D" w:rsidRDefault="00C772B2" w:rsidP="007C644D">
      <w:pPr>
        <w:jc w:val="both"/>
        <w:rPr>
          <w:rFonts w:ascii="Roboto" w:hAnsi="Roboto"/>
          <w:rPrChange w:id="330" w:author="Ivannia Coto" w:date="2026-02-12T13:03:00Z" w16du:dateUtc="2026-02-12T19:03:00Z">
            <w:rPr/>
          </w:rPrChange>
        </w:rPr>
        <w:pPrChange w:id="331" w:author="Ivannia Coto" w:date="2026-02-12T13:04:00Z" w16du:dateUtc="2026-02-12T19:04:00Z">
          <w:pPr/>
        </w:pPrChange>
      </w:pPr>
      <w:r w:rsidRPr="007C644D">
        <w:rPr>
          <w:rFonts w:ascii="Roboto" w:hAnsi="Roboto"/>
          <w:rPrChange w:id="332" w:author="Ivannia Coto" w:date="2026-02-12T13:03:00Z" w16du:dateUtc="2026-02-12T19:03:00Z">
            <w:rPr/>
          </w:rPrChange>
        </w:rPr>
        <w:t xml:space="preserve">Con el objetivo de optimizar la gestión operativa y fortalecer la toma de decisiones estratégicas, se propone la implementación de una solución tecnológica integral basada en monday.com como CRM, integrada con WhatsApp y conectada a SAP Business </w:t>
      </w:r>
      <w:proofErr w:type="spellStart"/>
      <w:r w:rsidRPr="007C644D">
        <w:rPr>
          <w:rFonts w:ascii="Roboto" w:hAnsi="Roboto"/>
          <w:rPrChange w:id="333" w:author="Ivannia Coto" w:date="2026-02-12T13:03:00Z" w16du:dateUtc="2026-02-12T19:03:00Z">
            <w:rPr/>
          </w:rPrChange>
        </w:rPr>
        <w:t>One</w:t>
      </w:r>
      <w:proofErr w:type="spellEnd"/>
      <w:r w:rsidRPr="007C644D">
        <w:rPr>
          <w:rFonts w:ascii="Roboto" w:hAnsi="Roboto"/>
          <w:rPrChange w:id="334" w:author="Ivannia Coto" w:date="2026-02-12T13:03:00Z" w16du:dateUtc="2026-02-12T19:03:00Z">
            <w:rPr/>
          </w:rPrChange>
        </w:rPr>
        <w:t xml:space="preserve"> (SAP B1).</w:t>
      </w:r>
    </w:p>
    <w:p w14:paraId="3AB84A88" w14:textId="2FB1F62E" w:rsidR="00D059D1" w:rsidRPr="007C644D" w:rsidRDefault="00C772B2" w:rsidP="007C644D">
      <w:pPr>
        <w:jc w:val="both"/>
        <w:rPr>
          <w:rFonts w:ascii="Roboto" w:hAnsi="Roboto"/>
          <w:rPrChange w:id="335" w:author="Ivannia Coto" w:date="2026-02-12T13:03:00Z" w16du:dateUtc="2026-02-12T19:03:00Z">
            <w:rPr/>
          </w:rPrChange>
        </w:rPr>
        <w:pPrChange w:id="336" w:author="Ivannia Coto" w:date="2026-02-12T13:04:00Z" w16du:dateUtc="2026-02-12T19:04:00Z">
          <w:pPr/>
        </w:pPrChange>
      </w:pPr>
      <w:r w:rsidRPr="007C644D">
        <w:rPr>
          <w:rFonts w:ascii="Roboto" w:hAnsi="Roboto"/>
          <w:rPrChange w:id="337" w:author="Ivannia Coto" w:date="2026-02-12T13:03:00Z" w16du:dateUtc="2026-02-12T19:03:00Z">
            <w:rPr/>
          </w:rPrChange>
        </w:rPr>
        <w:t>.</w:t>
      </w:r>
    </w:p>
    <w:p w14:paraId="0605C535" w14:textId="77777777" w:rsidR="00D059D1" w:rsidRPr="007C644D" w:rsidRDefault="00D059D1" w:rsidP="007C644D">
      <w:pPr>
        <w:jc w:val="both"/>
        <w:rPr>
          <w:rFonts w:ascii="Roboto" w:hAnsi="Roboto"/>
          <w:rPrChange w:id="338" w:author="Ivannia Coto" w:date="2026-02-12T13:03:00Z" w16du:dateUtc="2026-02-12T19:03:00Z">
            <w:rPr/>
          </w:rPrChange>
        </w:rPr>
        <w:pPrChange w:id="339" w:author="Ivannia Coto" w:date="2026-02-12T13:04:00Z" w16du:dateUtc="2026-02-12T19:04:00Z">
          <w:pPr/>
        </w:pPrChange>
      </w:pPr>
    </w:p>
    <w:p w14:paraId="7CB958EB" w14:textId="77777777" w:rsidR="00D059D1" w:rsidRPr="007C644D" w:rsidRDefault="00D059D1" w:rsidP="007C644D">
      <w:pPr>
        <w:jc w:val="both"/>
        <w:rPr>
          <w:rFonts w:ascii="Roboto" w:hAnsi="Roboto"/>
          <w:rPrChange w:id="340" w:author="Ivannia Coto" w:date="2026-02-12T13:03:00Z" w16du:dateUtc="2026-02-12T19:03:00Z">
            <w:rPr/>
          </w:rPrChange>
        </w:rPr>
        <w:pPrChange w:id="341" w:author="Ivannia Coto" w:date="2026-02-12T13:04:00Z" w16du:dateUtc="2026-02-12T19:04:00Z">
          <w:pPr/>
        </w:pPrChange>
      </w:pPr>
    </w:p>
    <w:p w14:paraId="0D692215" w14:textId="77777777" w:rsidR="00D059D1" w:rsidRPr="007C644D" w:rsidRDefault="00D059D1" w:rsidP="007C644D">
      <w:pPr>
        <w:jc w:val="both"/>
        <w:rPr>
          <w:rFonts w:ascii="Roboto" w:hAnsi="Roboto"/>
          <w:rPrChange w:id="342" w:author="Ivannia Coto" w:date="2026-02-12T13:03:00Z" w16du:dateUtc="2026-02-12T19:03:00Z">
            <w:rPr/>
          </w:rPrChange>
        </w:rPr>
        <w:pPrChange w:id="343" w:author="Ivannia Coto" w:date="2026-02-12T13:04:00Z" w16du:dateUtc="2026-02-12T19:04:00Z">
          <w:pPr/>
        </w:pPrChange>
      </w:pPr>
    </w:p>
    <w:p w14:paraId="5099C2DB" w14:textId="77777777" w:rsidR="00D059D1" w:rsidRPr="007C644D" w:rsidRDefault="00D059D1" w:rsidP="007C644D">
      <w:pPr>
        <w:jc w:val="both"/>
        <w:rPr>
          <w:rFonts w:ascii="Roboto" w:hAnsi="Roboto"/>
          <w:rPrChange w:id="344" w:author="Ivannia Coto" w:date="2026-02-12T13:03:00Z" w16du:dateUtc="2026-02-12T19:03:00Z">
            <w:rPr/>
          </w:rPrChange>
        </w:rPr>
        <w:pPrChange w:id="345" w:author="Ivannia Coto" w:date="2026-02-12T13:04:00Z" w16du:dateUtc="2026-02-12T19:04:00Z">
          <w:pPr/>
        </w:pPrChange>
      </w:pPr>
    </w:p>
    <w:p w14:paraId="4D5EC7D9" w14:textId="77777777" w:rsidR="00D059D1" w:rsidRPr="007C644D" w:rsidRDefault="00D059D1" w:rsidP="007C644D">
      <w:pPr>
        <w:jc w:val="both"/>
        <w:rPr>
          <w:rFonts w:ascii="Roboto" w:hAnsi="Roboto"/>
          <w:rPrChange w:id="346" w:author="Ivannia Coto" w:date="2026-02-12T13:03:00Z" w16du:dateUtc="2026-02-12T19:03:00Z">
            <w:rPr/>
          </w:rPrChange>
        </w:rPr>
        <w:pPrChange w:id="347" w:author="Ivannia Coto" w:date="2026-02-12T13:04:00Z" w16du:dateUtc="2026-02-12T19:04:00Z">
          <w:pPr/>
        </w:pPrChange>
      </w:pPr>
    </w:p>
    <w:p w14:paraId="66920CAC" w14:textId="77777777" w:rsidR="00D059D1" w:rsidRPr="007C644D" w:rsidRDefault="00D059D1" w:rsidP="007C644D">
      <w:pPr>
        <w:jc w:val="both"/>
        <w:rPr>
          <w:rFonts w:ascii="Roboto" w:hAnsi="Roboto"/>
          <w:rPrChange w:id="348" w:author="Ivannia Coto" w:date="2026-02-12T13:03:00Z" w16du:dateUtc="2026-02-12T19:03:00Z">
            <w:rPr/>
          </w:rPrChange>
        </w:rPr>
        <w:pPrChange w:id="349" w:author="Ivannia Coto" w:date="2026-02-12T13:04:00Z" w16du:dateUtc="2026-02-12T19:04:00Z">
          <w:pPr/>
        </w:pPrChange>
      </w:pPr>
    </w:p>
    <w:p w14:paraId="087653A2" w14:textId="77777777" w:rsidR="00D059D1" w:rsidRPr="007C644D" w:rsidRDefault="00D059D1" w:rsidP="007C644D">
      <w:pPr>
        <w:jc w:val="both"/>
        <w:rPr>
          <w:rFonts w:ascii="Roboto" w:hAnsi="Roboto"/>
          <w:rPrChange w:id="350" w:author="Ivannia Coto" w:date="2026-02-12T13:03:00Z" w16du:dateUtc="2026-02-12T19:03:00Z">
            <w:rPr/>
          </w:rPrChange>
        </w:rPr>
        <w:pPrChange w:id="351" w:author="Ivannia Coto" w:date="2026-02-12T13:04:00Z" w16du:dateUtc="2026-02-12T19:04:00Z">
          <w:pPr/>
        </w:pPrChange>
      </w:pPr>
    </w:p>
    <w:p w14:paraId="5FCCFC77" w14:textId="77777777" w:rsidR="00D059D1" w:rsidRPr="007C644D" w:rsidRDefault="00D059D1" w:rsidP="007C644D">
      <w:pPr>
        <w:jc w:val="both"/>
        <w:rPr>
          <w:rFonts w:ascii="Roboto" w:hAnsi="Roboto"/>
          <w:rPrChange w:id="352" w:author="Ivannia Coto" w:date="2026-02-12T13:03:00Z" w16du:dateUtc="2026-02-12T19:03:00Z">
            <w:rPr/>
          </w:rPrChange>
        </w:rPr>
        <w:pPrChange w:id="353" w:author="Ivannia Coto" w:date="2026-02-12T13:04:00Z" w16du:dateUtc="2026-02-12T19:04:00Z">
          <w:pPr/>
        </w:pPrChange>
      </w:pPr>
    </w:p>
    <w:p w14:paraId="57689A9A" w14:textId="77777777" w:rsidR="00486448" w:rsidRPr="007C644D" w:rsidRDefault="00486448" w:rsidP="007C644D">
      <w:pPr>
        <w:jc w:val="both"/>
        <w:rPr>
          <w:rFonts w:ascii="Roboto" w:hAnsi="Roboto"/>
          <w:rPrChange w:id="354" w:author="Ivannia Coto" w:date="2026-02-12T13:03:00Z" w16du:dateUtc="2026-02-12T19:03:00Z">
            <w:rPr/>
          </w:rPrChange>
        </w:rPr>
        <w:pPrChange w:id="355" w:author="Ivannia Coto" w:date="2026-02-12T13:04:00Z" w16du:dateUtc="2026-02-12T19:04:00Z">
          <w:pPr/>
        </w:pPrChange>
      </w:pPr>
    </w:p>
    <w:p w14:paraId="112146B0" w14:textId="77777777" w:rsidR="00486448" w:rsidRPr="007C644D" w:rsidRDefault="00486448" w:rsidP="007C644D">
      <w:pPr>
        <w:jc w:val="both"/>
        <w:rPr>
          <w:rFonts w:ascii="Roboto" w:hAnsi="Roboto"/>
          <w:rPrChange w:id="356" w:author="Ivannia Coto" w:date="2026-02-12T13:03:00Z" w16du:dateUtc="2026-02-12T19:03:00Z">
            <w:rPr/>
          </w:rPrChange>
        </w:rPr>
        <w:pPrChange w:id="357" w:author="Ivannia Coto" w:date="2026-02-12T13:04:00Z" w16du:dateUtc="2026-02-12T19:04:00Z">
          <w:pPr/>
        </w:pPrChange>
      </w:pPr>
    </w:p>
    <w:p w14:paraId="0E59E336" w14:textId="3BC57DFB" w:rsidR="00B96F6C" w:rsidRPr="007C644D" w:rsidRDefault="00C772B2" w:rsidP="007C644D">
      <w:pPr>
        <w:pStyle w:val="Ttulo1"/>
        <w:jc w:val="both"/>
        <w:rPr>
          <w:rFonts w:ascii="Roboto" w:hAnsi="Roboto"/>
          <w:lang w:val="es-MX"/>
          <w:rPrChange w:id="358" w:author="Ivannia Coto" w:date="2026-02-12T13:03:00Z" w16du:dateUtc="2026-02-12T19:03:00Z">
            <w:rPr>
              <w:lang w:val="es-MX"/>
            </w:rPr>
          </w:rPrChange>
        </w:rPr>
        <w:pPrChange w:id="359" w:author="Ivannia Coto" w:date="2026-02-12T13:04:00Z" w16du:dateUtc="2026-02-12T19:04:00Z">
          <w:pPr>
            <w:pStyle w:val="Ttulo1"/>
          </w:pPr>
        </w:pPrChange>
      </w:pPr>
      <w:bookmarkStart w:id="360" w:name="_Toc221699208"/>
      <w:r w:rsidRPr="007C644D">
        <w:rPr>
          <w:rFonts w:ascii="Roboto" w:hAnsi="Roboto"/>
          <w:lang w:val="es-MX"/>
          <w:rPrChange w:id="361" w:author="Ivannia Coto" w:date="2026-02-12T13:03:00Z" w16du:dateUtc="2026-02-12T19:03:00Z">
            <w:rPr>
              <w:lang w:val="es-MX"/>
            </w:rPr>
          </w:rPrChange>
        </w:rPr>
        <w:t>Objetivo de la propuesta</w:t>
      </w:r>
      <w:bookmarkEnd w:id="360"/>
      <w:r w:rsidRPr="007C644D">
        <w:rPr>
          <w:rFonts w:ascii="Roboto" w:hAnsi="Roboto"/>
          <w:lang w:val="es-MX"/>
          <w:rPrChange w:id="362" w:author="Ivannia Coto" w:date="2026-02-12T13:03:00Z" w16du:dateUtc="2026-02-12T19:03:00Z">
            <w:rPr>
              <w:lang w:val="es-MX"/>
            </w:rPr>
          </w:rPrChange>
        </w:rPr>
        <w:t xml:space="preserve"> </w:t>
      </w:r>
    </w:p>
    <w:p w14:paraId="06D402E3" w14:textId="77777777" w:rsidR="00C772B2" w:rsidRPr="007C644D" w:rsidRDefault="00C772B2" w:rsidP="007C644D">
      <w:pPr>
        <w:jc w:val="both"/>
        <w:rPr>
          <w:rFonts w:ascii="Roboto" w:hAnsi="Roboto"/>
          <w:rPrChange w:id="363" w:author="Ivannia Coto" w:date="2026-02-12T13:03:00Z" w16du:dateUtc="2026-02-12T19:03:00Z">
            <w:rPr/>
          </w:rPrChange>
        </w:rPr>
        <w:pPrChange w:id="364" w:author="Ivannia Coto" w:date="2026-02-12T13:04:00Z" w16du:dateUtc="2026-02-12T19:04:00Z">
          <w:pPr/>
        </w:pPrChange>
      </w:pPr>
      <w:r w:rsidRPr="007C644D">
        <w:rPr>
          <w:rFonts w:ascii="Roboto" w:hAnsi="Roboto"/>
          <w:rPrChange w:id="365" w:author="Ivannia Coto" w:date="2026-02-12T13:03:00Z" w16du:dateUtc="2026-02-12T19:03:00Z">
            <w:rPr/>
          </w:rPrChange>
        </w:rPr>
        <w:t>Implementar una plataforma centralizada que permita:</w:t>
      </w:r>
    </w:p>
    <w:p w14:paraId="0E7F7B76" w14:textId="77777777" w:rsidR="00C772B2" w:rsidRPr="007C644D" w:rsidRDefault="00C772B2" w:rsidP="007C644D">
      <w:pPr>
        <w:numPr>
          <w:ilvl w:val="0"/>
          <w:numId w:val="11"/>
        </w:numPr>
        <w:jc w:val="both"/>
        <w:rPr>
          <w:rFonts w:ascii="Roboto" w:hAnsi="Roboto"/>
          <w:rPrChange w:id="366" w:author="Ivannia Coto" w:date="2026-02-12T13:03:00Z" w16du:dateUtc="2026-02-12T19:03:00Z">
            <w:rPr/>
          </w:rPrChange>
        </w:rPr>
        <w:pPrChange w:id="367" w:author="Ivannia Coto" w:date="2026-02-12T13:04:00Z" w16du:dateUtc="2026-02-12T19:04:00Z">
          <w:pPr>
            <w:numPr>
              <w:numId w:val="11"/>
            </w:numPr>
            <w:tabs>
              <w:tab w:val="num" w:pos="720"/>
            </w:tabs>
            <w:ind w:left="720" w:hanging="360"/>
          </w:pPr>
        </w:pPrChange>
      </w:pPr>
      <w:r w:rsidRPr="007C644D">
        <w:rPr>
          <w:rFonts w:ascii="Roboto" w:hAnsi="Roboto"/>
          <w:rPrChange w:id="368" w:author="Ivannia Coto" w:date="2026-02-12T13:03:00Z" w16du:dateUtc="2026-02-12T19:03:00Z">
            <w:rPr/>
          </w:rPrChange>
        </w:rPr>
        <w:t>Gestionar integralmente la atención del Departamento de Vida Gremial.</w:t>
      </w:r>
    </w:p>
    <w:p w14:paraId="4BB00BCC" w14:textId="5E3671C3" w:rsidR="00C772B2" w:rsidRPr="007C644D" w:rsidRDefault="00C772B2" w:rsidP="007C644D">
      <w:pPr>
        <w:numPr>
          <w:ilvl w:val="0"/>
          <w:numId w:val="11"/>
        </w:numPr>
        <w:jc w:val="both"/>
        <w:rPr>
          <w:rFonts w:ascii="Roboto" w:hAnsi="Roboto"/>
          <w:rPrChange w:id="369" w:author="Ivannia Coto" w:date="2026-02-12T13:03:00Z" w16du:dateUtc="2026-02-12T19:03:00Z">
            <w:rPr/>
          </w:rPrChange>
        </w:rPr>
        <w:pPrChange w:id="370" w:author="Ivannia Coto" w:date="2026-02-12T13:04:00Z" w16du:dateUtc="2026-02-12T19:04:00Z">
          <w:pPr>
            <w:numPr>
              <w:numId w:val="11"/>
            </w:numPr>
            <w:tabs>
              <w:tab w:val="num" w:pos="720"/>
            </w:tabs>
            <w:ind w:left="720" w:hanging="360"/>
          </w:pPr>
        </w:pPrChange>
      </w:pPr>
      <w:r w:rsidRPr="007C644D">
        <w:rPr>
          <w:rFonts w:ascii="Roboto" w:hAnsi="Roboto"/>
          <w:rPrChange w:id="371" w:author="Ivannia Coto" w:date="2026-02-12T13:03:00Z" w16du:dateUtc="2026-02-12T19:03:00Z">
            <w:rPr/>
          </w:rPrChange>
        </w:rPr>
        <w:t>Controlar la captación y seguimiento de interesados en los cursos que se imparten.</w:t>
      </w:r>
    </w:p>
    <w:p w14:paraId="3BC17836" w14:textId="77777777" w:rsidR="00C772B2" w:rsidRPr="007C644D" w:rsidRDefault="00C772B2" w:rsidP="007C644D">
      <w:pPr>
        <w:numPr>
          <w:ilvl w:val="0"/>
          <w:numId w:val="11"/>
        </w:numPr>
        <w:jc w:val="both"/>
        <w:rPr>
          <w:rFonts w:ascii="Roboto" w:hAnsi="Roboto"/>
          <w:rPrChange w:id="372" w:author="Ivannia Coto" w:date="2026-02-12T13:03:00Z" w16du:dateUtc="2026-02-12T19:03:00Z">
            <w:rPr/>
          </w:rPrChange>
        </w:rPr>
        <w:pPrChange w:id="373" w:author="Ivannia Coto" w:date="2026-02-12T13:04:00Z" w16du:dateUtc="2026-02-12T19:04:00Z">
          <w:pPr>
            <w:numPr>
              <w:numId w:val="11"/>
            </w:numPr>
            <w:tabs>
              <w:tab w:val="num" w:pos="720"/>
            </w:tabs>
            <w:ind w:left="720" w:hanging="360"/>
          </w:pPr>
        </w:pPrChange>
      </w:pPr>
      <w:r w:rsidRPr="007C644D">
        <w:rPr>
          <w:rFonts w:ascii="Roboto" w:hAnsi="Roboto"/>
          <w:rPrChange w:id="374" w:author="Ivannia Coto" w:date="2026-02-12T13:03:00Z" w16du:dateUtc="2026-02-12T19:03:00Z">
            <w:rPr/>
          </w:rPrChange>
        </w:rPr>
        <w:t>Automatizar procesos operativos.</w:t>
      </w:r>
    </w:p>
    <w:p w14:paraId="082D8710" w14:textId="337DABC2" w:rsidR="00C772B2" w:rsidRPr="007C644D" w:rsidRDefault="00C772B2" w:rsidP="007C644D">
      <w:pPr>
        <w:numPr>
          <w:ilvl w:val="0"/>
          <w:numId w:val="11"/>
        </w:numPr>
        <w:jc w:val="both"/>
        <w:rPr>
          <w:rFonts w:ascii="Roboto" w:hAnsi="Roboto"/>
          <w:rPrChange w:id="375" w:author="Ivannia Coto" w:date="2026-02-12T13:03:00Z" w16du:dateUtc="2026-02-12T19:03:00Z">
            <w:rPr/>
          </w:rPrChange>
        </w:rPr>
        <w:pPrChange w:id="376" w:author="Ivannia Coto" w:date="2026-02-12T13:04:00Z" w16du:dateUtc="2026-02-12T19:04:00Z">
          <w:pPr>
            <w:numPr>
              <w:numId w:val="11"/>
            </w:numPr>
            <w:tabs>
              <w:tab w:val="num" w:pos="720"/>
            </w:tabs>
            <w:ind w:left="720" w:hanging="360"/>
          </w:pPr>
        </w:pPrChange>
      </w:pPr>
      <w:r w:rsidRPr="007C644D">
        <w:rPr>
          <w:rFonts w:ascii="Roboto" w:hAnsi="Roboto"/>
          <w:rPrChange w:id="377" w:author="Ivannia Coto" w:date="2026-02-12T13:03:00Z" w16du:dateUtc="2026-02-12T19:03:00Z">
            <w:rPr/>
          </w:rPrChange>
        </w:rPr>
        <w:t>Integración con SAP B1.</w:t>
      </w:r>
    </w:p>
    <w:p w14:paraId="55A32350" w14:textId="347E3A49" w:rsidR="00C772B2" w:rsidRPr="007C644D" w:rsidRDefault="00C772B2" w:rsidP="007C644D">
      <w:pPr>
        <w:numPr>
          <w:ilvl w:val="0"/>
          <w:numId w:val="11"/>
        </w:numPr>
        <w:jc w:val="both"/>
        <w:rPr>
          <w:rFonts w:ascii="Roboto" w:hAnsi="Roboto"/>
          <w:rPrChange w:id="378" w:author="Ivannia Coto" w:date="2026-02-12T13:03:00Z" w16du:dateUtc="2026-02-12T19:03:00Z">
            <w:rPr/>
          </w:rPrChange>
        </w:rPr>
        <w:pPrChange w:id="379" w:author="Ivannia Coto" w:date="2026-02-12T13:04:00Z" w16du:dateUtc="2026-02-12T19:04:00Z">
          <w:pPr>
            <w:numPr>
              <w:numId w:val="11"/>
            </w:numPr>
            <w:tabs>
              <w:tab w:val="num" w:pos="720"/>
            </w:tabs>
            <w:ind w:left="720" w:hanging="360"/>
          </w:pPr>
        </w:pPrChange>
      </w:pPr>
      <w:r w:rsidRPr="007C644D">
        <w:rPr>
          <w:rFonts w:ascii="Roboto" w:hAnsi="Roboto"/>
          <w:rPrChange w:id="380" w:author="Ivannia Coto" w:date="2026-02-12T13:03:00Z" w16du:dateUtc="2026-02-12T19:03:00Z">
            <w:rPr/>
          </w:rPrChange>
        </w:rPr>
        <w:t>Garantizar trazabilidad completa de cada gestión realizada en cuanto a los agremiados, interesados en los cursos y tareas asignadas.</w:t>
      </w:r>
    </w:p>
    <w:p w14:paraId="1A17AA56" w14:textId="77777777" w:rsidR="0096480E" w:rsidRPr="007C644D" w:rsidRDefault="0096480E" w:rsidP="007C644D">
      <w:pPr>
        <w:jc w:val="both"/>
        <w:rPr>
          <w:rFonts w:ascii="Roboto" w:hAnsi="Roboto"/>
          <w:lang w:val="es-MX"/>
          <w:rPrChange w:id="381" w:author="Ivannia Coto" w:date="2026-02-12T13:03:00Z" w16du:dateUtc="2026-02-12T19:03:00Z">
            <w:rPr>
              <w:lang w:val="es-MX"/>
            </w:rPr>
          </w:rPrChange>
        </w:rPr>
        <w:pPrChange w:id="382" w:author="Ivannia Coto" w:date="2026-02-12T13:04:00Z" w16du:dateUtc="2026-02-12T19:04:00Z">
          <w:pPr/>
        </w:pPrChange>
      </w:pPr>
    </w:p>
    <w:p w14:paraId="29AAE209" w14:textId="77777777" w:rsidR="00C772B2" w:rsidRPr="007C644D" w:rsidRDefault="00C772B2" w:rsidP="007C644D">
      <w:pPr>
        <w:jc w:val="both"/>
        <w:rPr>
          <w:rFonts w:ascii="Roboto" w:hAnsi="Roboto"/>
          <w:lang w:val="es-MX"/>
          <w:rPrChange w:id="383" w:author="Ivannia Coto" w:date="2026-02-12T13:03:00Z" w16du:dateUtc="2026-02-12T19:03:00Z">
            <w:rPr>
              <w:lang w:val="es-MX"/>
            </w:rPr>
          </w:rPrChange>
        </w:rPr>
        <w:pPrChange w:id="384" w:author="Ivannia Coto" w:date="2026-02-12T13:04:00Z" w16du:dateUtc="2026-02-12T19:04:00Z">
          <w:pPr/>
        </w:pPrChange>
      </w:pPr>
    </w:p>
    <w:p w14:paraId="0411138D" w14:textId="77777777" w:rsidR="00C772B2" w:rsidRPr="007C644D" w:rsidRDefault="00C772B2" w:rsidP="007C644D">
      <w:pPr>
        <w:jc w:val="both"/>
        <w:rPr>
          <w:rFonts w:ascii="Roboto" w:hAnsi="Roboto"/>
          <w:lang w:val="es-MX"/>
          <w:rPrChange w:id="385" w:author="Ivannia Coto" w:date="2026-02-12T13:03:00Z" w16du:dateUtc="2026-02-12T19:03:00Z">
            <w:rPr>
              <w:lang w:val="es-MX"/>
            </w:rPr>
          </w:rPrChange>
        </w:rPr>
        <w:pPrChange w:id="386" w:author="Ivannia Coto" w:date="2026-02-12T13:04:00Z" w16du:dateUtc="2026-02-12T19:04:00Z">
          <w:pPr/>
        </w:pPrChange>
      </w:pPr>
    </w:p>
    <w:p w14:paraId="77CE1760" w14:textId="77777777" w:rsidR="00C772B2" w:rsidRPr="007C644D" w:rsidRDefault="00C772B2" w:rsidP="007C644D">
      <w:pPr>
        <w:jc w:val="both"/>
        <w:rPr>
          <w:rFonts w:ascii="Roboto" w:hAnsi="Roboto"/>
          <w:lang w:val="es-MX"/>
          <w:rPrChange w:id="387" w:author="Ivannia Coto" w:date="2026-02-12T13:03:00Z" w16du:dateUtc="2026-02-12T19:03:00Z">
            <w:rPr>
              <w:lang w:val="es-MX"/>
            </w:rPr>
          </w:rPrChange>
        </w:rPr>
        <w:pPrChange w:id="388" w:author="Ivannia Coto" w:date="2026-02-12T13:04:00Z" w16du:dateUtc="2026-02-12T19:04:00Z">
          <w:pPr/>
        </w:pPrChange>
      </w:pPr>
    </w:p>
    <w:p w14:paraId="62695A80" w14:textId="77777777" w:rsidR="00C772B2" w:rsidRPr="007C644D" w:rsidRDefault="00C772B2" w:rsidP="007C644D">
      <w:pPr>
        <w:jc w:val="both"/>
        <w:rPr>
          <w:rFonts w:ascii="Roboto" w:hAnsi="Roboto"/>
          <w:lang w:val="es-MX"/>
          <w:rPrChange w:id="389" w:author="Ivannia Coto" w:date="2026-02-12T13:03:00Z" w16du:dateUtc="2026-02-12T19:03:00Z">
            <w:rPr>
              <w:lang w:val="es-MX"/>
            </w:rPr>
          </w:rPrChange>
        </w:rPr>
        <w:pPrChange w:id="390" w:author="Ivannia Coto" w:date="2026-02-12T13:04:00Z" w16du:dateUtc="2026-02-12T19:04:00Z">
          <w:pPr/>
        </w:pPrChange>
      </w:pPr>
    </w:p>
    <w:p w14:paraId="6C216A3A" w14:textId="77777777" w:rsidR="00C772B2" w:rsidRPr="007C644D" w:rsidRDefault="00C772B2" w:rsidP="007C644D">
      <w:pPr>
        <w:jc w:val="both"/>
        <w:rPr>
          <w:rFonts w:ascii="Roboto" w:hAnsi="Roboto"/>
          <w:lang w:val="es-MX"/>
          <w:rPrChange w:id="391" w:author="Ivannia Coto" w:date="2026-02-12T13:03:00Z" w16du:dateUtc="2026-02-12T19:03:00Z">
            <w:rPr>
              <w:lang w:val="es-MX"/>
            </w:rPr>
          </w:rPrChange>
        </w:rPr>
        <w:pPrChange w:id="392" w:author="Ivannia Coto" w:date="2026-02-12T13:04:00Z" w16du:dateUtc="2026-02-12T19:04:00Z">
          <w:pPr/>
        </w:pPrChange>
      </w:pPr>
    </w:p>
    <w:p w14:paraId="510A9E32" w14:textId="77777777" w:rsidR="00C772B2" w:rsidRPr="007C644D" w:rsidRDefault="00C772B2" w:rsidP="007C644D">
      <w:pPr>
        <w:jc w:val="both"/>
        <w:rPr>
          <w:rFonts w:ascii="Roboto" w:hAnsi="Roboto"/>
          <w:lang w:val="es-MX"/>
          <w:rPrChange w:id="393" w:author="Ivannia Coto" w:date="2026-02-12T13:03:00Z" w16du:dateUtc="2026-02-12T19:03:00Z">
            <w:rPr>
              <w:lang w:val="es-MX"/>
            </w:rPr>
          </w:rPrChange>
        </w:rPr>
        <w:pPrChange w:id="394" w:author="Ivannia Coto" w:date="2026-02-12T13:04:00Z" w16du:dateUtc="2026-02-12T19:04:00Z">
          <w:pPr/>
        </w:pPrChange>
      </w:pPr>
    </w:p>
    <w:p w14:paraId="4F82E949" w14:textId="77777777" w:rsidR="00C772B2" w:rsidRPr="007C644D" w:rsidRDefault="00C772B2" w:rsidP="007C644D">
      <w:pPr>
        <w:jc w:val="both"/>
        <w:rPr>
          <w:rFonts w:ascii="Roboto" w:hAnsi="Roboto"/>
          <w:lang w:val="es-MX"/>
          <w:rPrChange w:id="395" w:author="Ivannia Coto" w:date="2026-02-12T13:03:00Z" w16du:dateUtc="2026-02-12T19:03:00Z">
            <w:rPr>
              <w:lang w:val="es-MX"/>
            </w:rPr>
          </w:rPrChange>
        </w:rPr>
        <w:pPrChange w:id="396" w:author="Ivannia Coto" w:date="2026-02-12T13:04:00Z" w16du:dateUtc="2026-02-12T19:04:00Z">
          <w:pPr/>
        </w:pPrChange>
      </w:pPr>
    </w:p>
    <w:p w14:paraId="677477FA" w14:textId="77777777" w:rsidR="00C772B2" w:rsidRPr="007C644D" w:rsidRDefault="00C772B2" w:rsidP="007C644D">
      <w:pPr>
        <w:jc w:val="both"/>
        <w:rPr>
          <w:rFonts w:ascii="Roboto" w:hAnsi="Roboto"/>
          <w:lang w:val="es-MX"/>
          <w:rPrChange w:id="397" w:author="Ivannia Coto" w:date="2026-02-12T13:03:00Z" w16du:dateUtc="2026-02-12T19:03:00Z">
            <w:rPr>
              <w:lang w:val="es-MX"/>
            </w:rPr>
          </w:rPrChange>
        </w:rPr>
        <w:pPrChange w:id="398" w:author="Ivannia Coto" w:date="2026-02-12T13:04:00Z" w16du:dateUtc="2026-02-12T19:04:00Z">
          <w:pPr/>
        </w:pPrChange>
      </w:pPr>
    </w:p>
    <w:p w14:paraId="772BBAF0" w14:textId="77777777" w:rsidR="00C772B2" w:rsidRPr="007C644D" w:rsidRDefault="00C772B2" w:rsidP="007C644D">
      <w:pPr>
        <w:jc w:val="both"/>
        <w:rPr>
          <w:rFonts w:ascii="Roboto" w:hAnsi="Roboto"/>
          <w:lang w:val="es-MX"/>
          <w:rPrChange w:id="399" w:author="Ivannia Coto" w:date="2026-02-12T13:03:00Z" w16du:dateUtc="2026-02-12T19:03:00Z">
            <w:rPr>
              <w:lang w:val="es-MX"/>
            </w:rPr>
          </w:rPrChange>
        </w:rPr>
        <w:pPrChange w:id="400" w:author="Ivannia Coto" w:date="2026-02-12T13:04:00Z" w16du:dateUtc="2026-02-12T19:04:00Z">
          <w:pPr/>
        </w:pPrChange>
      </w:pPr>
    </w:p>
    <w:p w14:paraId="5F399E74" w14:textId="77777777" w:rsidR="00C772B2" w:rsidRPr="007C644D" w:rsidRDefault="00C772B2" w:rsidP="007C644D">
      <w:pPr>
        <w:jc w:val="both"/>
        <w:rPr>
          <w:rFonts w:ascii="Roboto" w:hAnsi="Roboto"/>
          <w:lang w:val="es-MX"/>
          <w:rPrChange w:id="401" w:author="Ivannia Coto" w:date="2026-02-12T13:03:00Z" w16du:dateUtc="2026-02-12T19:03:00Z">
            <w:rPr>
              <w:lang w:val="es-MX"/>
            </w:rPr>
          </w:rPrChange>
        </w:rPr>
        <w:pPrChange w:id="402" w:author="Ivannia Coto" w:date="2026-02-12T13:04:00Z" w16du:dateUtc="2026-02-12T19:04:00Z">
          <w:pPr/>
        </w:pPrChange>
      </w:pPr>
    </w:p>
    <w:p w14:paraId="2567E29A" w14:textId="77777777" w:rsidR="00C772B2" w:rsidRPr="007C644D" w:rsidRDefault="00C772B2" w:rsidP="007C644D">
      <w:pPr>
        <w:jc w:val="both"/>
        <w:rPr>
          <w:rFonts w:ascii="Roboto" w:hAnsi="Roboto"/>
          <w:lang w:val="es-MX"/>
          <w:rPrChange w:id="403" w:author="Ivannia Coto" w:date="2026-02-12T13:03:00Z" w16du:dateUtc="2026-02-12T19:03:00Z">
            <w:rPr>
              <w:lang w:val="es-MX"/>
            </w:rPr>
          </w:rPrChange>
        </w:rPr>
        <w:pPrChange w:id="404" w:author="Ivannia Coto" w:date="2026-02-12T13:04:00Z" w16du:dateUtc="2026-02-12T19:04:00Z">
          <w:pPr/>
        </w:pPrChange>
      </w:pPr>
    </w:p>
    <w:p w14:paraId="79356E2F" w14:textId="77777777" w:rsidR="00C772B2" w:rsidRPr="007C644D" w:rsidRDefault="00C772B2" w:rsidP="007C644D">
      <w:pPr>
        <w:jc w:val="both"/>
        <w:rPr>
          <w:rFonts w:ascii="Roboto" w:hAnsi="Roboto"/>
          <w:lang w:val="es-MX"/>
          <w:rPrChange w:id="405" w:author="Ivannia Coto" w:date="2026-02-12T13:03:00Z" w16du:dateUtc="2026-02-12T19:03:00Z">
            <w:rPr>
              <w:lang w:val="es-MX"/>
            </w:rPr>
          </w:rPrChange>
        </w:rPr>
        <w:pPrChange w:id="406" w:author="Ivannia Coto" w:date="2026-02-12T13:04:00Z" w16du:dateUtc="2026-02-12T19:04:00Z">
          <w:pPr/>
        </w:pPrChange>
      </w:pPr>
    </w:p>
    <w:p w14:paraId="166D9DAF" w14:textId="77777777" w:rsidR="00C772B2" w:rsidRPr="007C644D" w:rsidRDefault="00C772B2" w:rsidP="007C644D">
      <w:pPr>
        <w:jc w:val="both"/>
        <w:rPr>
          <w:rFonts w:ascii="Roboto" w:hAnsi="Roboto"/>
          <w:lang w:val="es-MX"/>
          <w:rPrChange w:id="407" w:author="Ivannia Coto" w:date="2026-02-12T13:03:00Z" w16du:dateUtc="2026-02-12T19:03:00Z">
            <w:rPr>
              <w:lang w:val="es-MX"/>
            </w:rPr>
          </w:rPrChange>
        </w:rPr>
        <w:pPrChange w:id="408" w:author="Ivannia Coto" w:date="2026-02-12T13:04:00Z" w16du:dateUtc="2026-02-12T19:04:00Z">
          <w:pPr/>
        </w:pPrChange>
      </w:pPr>
    </w:p>
    <w:p w14:paraId="6C0F3A3F" w14:textId="77777777" w:rsidR="00C772B2" w:rsidRPr="007C644D" w:rsidRDefault="00C772B2" w:rsidP="007C644D">
      <w:pPr>
        <w:jc w:val="both"/>
        <w:rPr>
          <w:rFonts w:ascii="Roboto" w:hAnsi="Roboto"/>
          <w:lang w:val="es-MX"/>
          <w:rPrChange w:id="409" w:author="Ivannia Coto" w:date="2026-02-12T13:03:00Z" w16du:dateUtc="2026-02-12T19:03:00Z">
            <w:rPr>
              <w:lang w:val="es-MX"/>
            </w:rPr>
          </w:rPrChange>
        </w:rPr>
        <w:pPrChange w:id="410" w:author="Ivannia Coto" w:date="2026-02-12T13:04:00Z" w16du:dateUtc="2026-02-12T19:04:00Z">
          <w:pPr/>
        </w:pPrChange>
      </w:pPr>
    </w:p>
    <w:p w14:paraId="70E2433C" w14:textId="6E00DB63" w:rsidR="00C772B2" w:rsidRPr="007C644D" w:rsidRDefault="00C772B2" w:rsidP="007C644D">
      <w:pPr>
        <w:pStyle w:val="Ttulo1"/>
        <w:jc w:val="both"/>
        <w:rPr>
          <w:rFonts w:ascii="Roboto" w:hAnsi="Roboto"/>
          <w:rPrChange w:id="411" w:author="Ivannia Coto" w:date="2026-02-12T13:03:00Z" w16du:dateUtc="2026-02-12T19:03:00Z">
            <w:rPr/>
          </w:rPrChange>
        </w:rPr>
        <w:pPrChange w:id="412" w:author="Ivannia Coto" w:date="2026-02-12T13:04:00Z" w16du:dateUtc="2026-02-12T19:04:00Z">
          <w:pPr>
            <w:pStyle w:val="Ttulo1"/>
          </w:pPr>
        </w:pPrChange>
      </w:pPr>
      <w:bookmarkStart w:id="413" w:name="_Toc221699209"/>
      <w:r w:rsidRPr="007C644D">
        <w:rPr>
          <w:rFonts w:ascii="Roboto" w:hAnsi="Roboto"/>
          <w:rPrChange w:id="414" w:author="Ivannia Coto" w:date="2026-02-12T13:03:00Z" w16du:dateUtc="2026-02-12T19:03:00Z">
            <w:rPr/>
          </w:rPrChange>
        </w:rPr>
        <w:t>Descripción de la Solución Propuesta</w:t>
      </w:r>
      <w:bookmarkEnd w:id="413"/>
    </w:p>
    <w:p w14:paraId="333A4F28" w14:textId="2EFB18D3" w:rsidR="00C772B2" w:rsidRPr="007C644D" w:rsidRDefault="00C772B2" w:rsidP="007C644D">
      <w:pPr>
        <w:pStyle w:val="Ttulo2"/>
        <w:jc w:val="both"/>
        <w:rPr>
          <w:rFonts w:ascii="Roboto" w:hAnsi="Roboto"/>
          <w:rPrChange w:id="415" w:author="Ivannia Coto" w:date="2026-02-12T13:03:00Z" w16du:dateUtc="2026-02-12T19:03:00Z">
            <w:rPr/>
          </w:rPrChange>
        </w:rPr>
        <w:pPrChange w:id="416" w:author="Ivannia Coto" w:date="2026-02-12T13:04:00Z" w16du:dateUtc="2026-02-12T19:04:00Z">
          <w:pPr>
            <w:pStyle w:val="Ttulo2"/>
          </w:pPr>
        </w:pPrChange>
      </w:pPr>
      <w:bookmarkStart w:id="417" w:name="_Toc221699210"/>
      <w:r w:rsidRPr="007C644D">
        <w:rPr>
          <w:rFonts w:ascii="Roboto" w:hAnsi="Roboto"/>
          <w:rPrChange w:id="418" w:author="Ivannia Coto" w:date="2026-02-12T13:03:00Z" w16du:dateUtc="2026-02-12T19:03:00Z">
            <w:rPr/>
          </w:rPrChange>
        </w:rPr>
        <w:t>Plataforma CRM – monday.com</w:t>
      </w:r>
      <w:bookmarkEnd w:id="417"/>
    </w:p>
    <w:p w14:paraId="5EFB7CD5" w14:textId="77777777" w:rsidR="00C772B2" w:rsidRPr="007C644D" w:rsidRDefault="00C772B2" w:rsidP="007C644D">
      <w:pPr>
        <w:jc w:val="both"/>
        <w:rPr>
          <w:rFonts w:ascii="Roboto" w:hAnsi="Roboto"/>
          <w:rPrChange w:id="419" w:author="Ivannia Coto" w:date="2026-02-12T13:03:00Z" w16du:dateUtc="2026-02-12T19:03:00Z">
            <w:rPr/>
          </w:rPrChange>
        </w:rPr>
        <w:pPrChange w:id="420" w:author="Ivannia Coto" w:date="2026-02-12T13:04:00Z" w16du:dateUtc="2026-02-12T19:04:00Z">
          <w:pPr/>
        </w:pPrChange>
      </w:pPr>
      <w:r w:rsidRPr="007C644D">
        <w:rPr>
          <w:rFonts w:ascii="Roboto" w:hAnsi="Roboto"/>
          <w:rPrChange w:id="421" w:author="Ivannia Coto" w:date="2026-02-12T13:03:00Z" w16du:dateUtc="2026-02-12T19:03:00Z">
            <w:rPr/>
          </w:rPrChange>
        </w:rPr>
        <w:t>monday.com será utilizado como sistema central de gestión (CRM), permitiendo:</w:t>
      </w:r>
    </w:p>
    <w:p w14:paraId="70F0E645" w14:textId="5491AD64" w:rsidR="00C772B2" w:rsidRPr="007C644D" w:rsidDel="007C644D" w:rsidRDefault="00C772B2" w:rsidP="007C644D">
      <w:pPr>
        <w:numPr>
          <w:ilvl w:val="0"/>
          <w:numId w:val="12"/>
        </w:numPr>
        <w:jc w:val="both"/>
        <w:rPr>
          <w:del w:id="422" w:author="Ivannia Coto" w:date="2026-02-12T13:09:00Z" w16du:dateUtc="2026-02-12T19:09:00Z"/>
          <w:rFonts w:ascii="Roboto" w:hAnsi="Roboto"/>
          <w:rPrChange w:id="423" w:author="Ivannia Coto" w:date="2026-02-12T13:03:00Z" w16du:dateUtc="2026-02-12T19:03:00Z">
            <w:rPr>
              <w:del w:id="424" w:author="Ivannia Coto" w:date="2026-02-12T13:09:00Z" w16du:dateUtc="2026-02-12T19:09:00Z"/>
            </w:rPr>
          </w:rPrChange>
        </w:rPr>
        <w:pPrChange w:id="425" w:author="Ivannia Coto" w:date="2026-02-12T13:04:00Z" w16du:dateUtc="2026-02-12T19:04:00Z">
          <w:pPr>
            <w:numPr>
              <w:numId w:val="12"/>
            </w:numPr>
            <w:tabs>
              <w:tab w:val="num" w:pos="720"/>
            </w:tabs>
            <w:ind w:left="720" w:hanging="360"/>
          </w:pPr>
        </w:pPrChange>
      </w:pPr>
      <w:del w:id="426" w:author="Ivannia Coto" w:date="2026-02-12T13:09:00Z" w16du:dateUtc="2026-02-12T19:09:00Z">
        <w:r w:rsidRPr="007C644D" w:rsidDel="007C644D">
          <w:rPr>
            <w:rFonts w:ascii="Roboto" w:hAnsi="Roboto"/>
            <w:rPrChange w:id="427" w:author="Ivannia Coto" w:date="2026-02-12T13:03:00Z" w16du:dateUtc="2026-02-12T19:03:00Z">
              <w:rPr/>
            </w:rPrChange>
          </w:rPr>
          <w:delText>Creación de pipelines de captación.</w:delText>
        </w:r>
      </w:del>
      <w:ins w:id="428" w:author="Ivannia Coto" w:date="2026-02-12T13:09:00Z" w16du:dateUtc="2026-02-12T19:09:00Z">
        <w:r w:rsidR="007C644D">
          <w:rPr>
            <w:rFonts w:ascii="Roboto" w:hAnsi="Roboto"/>
          </w:rPr>
          <w:t xml:space="preserve"> </w:t>
        </w:r>
      </w:ins>
      <w:ins w:id="429" w:author="Ivannia Coto" w:date="2026-02-12T13:09:00Z">
        <w:r w:rsidR="007C644D" w:rsidRPr="007C644D">
          <w:rPr>
            <w:rFonts w:ascii="Roboto" w:hAnsi="Roboto"/>
          </w:rPr>
          <w:t xml:space="preserve">Creación de un mecanismo para identificar y acompañar posibles </w:t>
        </w:r>
        <w:proofErr w:type="spellStart"/>
        <w:r w:rsidR="007C644D" w:rsidRPr="007C644D">
          <w:rPr>
            <w:rFonts w:ascii="Roboto" w:hAnsi="Roboto"/>
          </w:rPr>
          <w:t>participantes.</w:t>
        </w:r>
      </w:ins>
    </w:p>
    <w:p w14:paraId="64BEDEAC" w14:textId="275FB06D" w:rsidR="00C772B2" w:rsidRPr="007C644D" w:rsidRDefault="00C772B2" w:rsidP="007C644D">
      <w:pPr>
        <w:numPr>
          <w:ilvl w:val="0"/>
          <w:numId w:val="12"/>
        </w:numPr>
        <w:jc w:val="both"/>
        <w:rPr>
          <w:rFonts w:ascii="Roboto" w:hAnsi="Roboto"/>
          <w:rPrChange w:id="430" w:author="Ivannia Coto" w:date="2026-02-12T13:03:00Z" w16du:dateUtc="2026-02-12T19:03:00Z">
            <w:rPr/>
          </w:rPrChange>
        </w:rPr>
        <w:pPrChange w:id="431" w:author="Ivannia Coto" w:date="2026-02-12T13:04:00Z" w16du:dateUtc="2026-02-12T19:04:00Z">
          <w:pPr>
            <w:numPr>
              <w:numId w:val="12"/>
            </w:numPr>
            <w:tabs>
              <w:tab w:val="num" w:pos="720"/>
            </w:tabs>
            <w:ind w:left="720" w:hanging="360"/>
          </w:pPr>
        </w:pPrChange>
      </w:pPr>
      <w:r w:rsidRPr="007C644D">
        <w:rPr>
          <w:rFonts w:ascii="Roboto" w:hAnsi="Roboto"/>
          <w:rPrChange w:id="432" w:author="Ivannia Coto" w:date="2026-02-12T13:03:00Z" w16du:dateUtc="2026-02-12T19:03:00Z">
            <w:rPr/>
          </w:rPrChange>
        </w:rPr>
        <w:t>Seguimiento</w:t>
      </w:r>
      <w:proofErr w:type="spellEnd"/>
      <w:r w:rsidRPr="007C644D">
        <w:rPr>
          <w:rFonts w:ascii="Roboto" w:hAnsi="Roboto"/>
          <w:rPrChange w:id="433" w:author="Ivannia Coto" w:date="2026-02-12T13:03:00Z" w16du:dateUtc="2026-02-12T19:03:00Z">
            <w:rPr/>
          </w:rPrChange>
        </w:rPr>
        <w:t xml:space="preserve"> por etapas de clientes (interesado, contacto, inscripción, facturación, cierre).</w:t>
      </w:r>
    </w:p>
    <w:p w14:paraId="09716533" w14:textId="0CD06CE3" w:rsidR="00C772B2" w:rsidRPr="007C644D" w:rsidRDefault="00C772B2" w:rsidP="007C644D">
      <w:pPr>
        <w:numPr>
          <w:ilvl w:val="0"/>
          <w:numId w:val="12"/>
        </w:numPr>
        <w:jc w:val="both"/>
        <w:rPr>
          <w:rFonts w:ascii="Roboto" w:hAnsi="Roboto"/>
          <w:rPrChange w:id="434" w:author="Ivannia Coto" w:date="2026-02-12T13:03:00Z" w16du:dateUtc="2026-02-12T19:03:00Z">
            <w:rPr/>
          </w:rPrChange>
        </w:rPr>
        <w:pPrChange w:id="435" w:author="Ivannia Coto" w:date="2026-02-12T13:04:00Z" w16du:dateUtc="2026-02-12T19:04:00Z">
          <w:pPr>
            <w:numPr>
              <w:numId w:val="12"/>
            </w:numPr>
            <w:tabs>
              <w:tab w:val="num" w:pos="720"/>
            </w:tabs>
            <w:ind w:left="720" w:hanging="360"/>
          </w:pPr>
        </w:pPrChange>
      </w:pPr>
      <w:r w:rsidRPr="007C644D">
        <w:rPr>
          <w:rFonts w:ascii="Roboto" w:hAnsi="Roboto"/>
          <w:rPrChange w:id="436" w:author="Ivannia Coto" w:date="2026-02-12T13:03:00Z" w16du:dateUtc="2026-02-12T19:03:00Z">
            <w:rPr/>
          </w:rPrChange>
        </w:rPr>
        <w:t xml:space="preserve">Registro de todas las interacciones con </w:t>
      </w:r>
      <w:del w:id="437" w:author="Ivannia Coto" w:date="2026-02-12T13:06:00Z" w16du:dateUtc="2026-02-12T19:06:00Z">
        <w:r w:rsidRPr="007C644D" w:rsidDel="007C644D">
          <w:rPr>
            <w:rFonts w:ascii="Roboto" w:hAnsi="Roboto"/>
            <w:rPrChange w:id="438" w:author="Ivannia Coto" w:date="2026-02-12T13:03:00Z" w16du:dateUtc="2026-02-12T19:03:00Z">
              <w:rPr/>
            </w:rPrChange>
          </w:rPr>
          <w:delText xml:space="preserve">agremiados </w:delText>
        </w:r>
      </w:del>
      <w:ins w:id="439" w:author="Ivannia Coto" w:date="2026-02-12T13:06:00Z" w16du:dateUtc="2026-02-12T19:06:00Z">
        <w:r w:rsidR="007C644D">
          <w:rPr>
            <w:rFonts w:ascii="Roboto" w:hAnsi="Roboto"/>
          </w:rPr>
          <w:t>las personas colegiadas</w:t>
        </w:r>
        <w:r w:rsidR="007C644D" w:rsidRPr="007C644D">
          <w:rPr>
            <w:rFonts w:ascii="Roboto" w:hAnsi="Roboto"/>
            <w:rPrChange w:id="440" w:author="Ivannia Coto" w:date="2026-02-12T13:03:00Z" w16du:dateUtc="2026-02-12T19:03:00Z">
              <w:rPr/>
            </w:rPrChange>
          </w:rPr>
          <w:t xml:space="preserve"> </w:t>
        </w:r>
      </w:ins>
      <w:r w:rsidRPr="007C644D">
        <w:rPr>
          <w:rFonts w:ascii="Roboto" w:hAnsi="Roboto"/>
          <w:rPrChange w:id="441" w:author="Ivannia Coto" w:date="2026-02-12T13:03:00Z" w16du:dateUtc="2026-02-12T19:03:00Z">
            <w:rPr/>
          </w:rPrChange>
        </w:rPr>
        <w:t>y posibles clientes.</w:t>
      </w:r>
    </w:p>
    <w:p w14:paraId="5E43FA8A" w14:textId="77777777" w:rsidR="00C772B2" w:rsidRPr="007C644D" w:rsidRDefault="00C772B2" w:rsidP="007C644D">
      <w:pPr>
        <w:numPr>
          <w:ilvl w:val="0"/>
          <w:numId w:val="12"/>
        </w:numPr>
        <w:jc w:val="both"/>
        <w:rPr>
          <w:rFonts w:ascii="Roboto" w:hAnsi="Roboto"/>
          <w:rPrChange w:id="442" w:author="Ivannia Coto" w:date="2026-02-12T13:03:00Z" w16du:dateUtc="2026-02-12T19:03:00Z">
            <w:rPr/>
          </w:rPrChange>
        </w:rPr>
        <w:pPrChange w:id="443" w:author="Ivannia Coto" w:date="2026-02-12T13:04:00Z" w16du:dateUtc="2026-02-12T19:04:00Z">
          <w:pPr>
            <w:numPr>
              <w:numId w:val="12"/>
            </w:numPr>
            <w:tabs>
              <w:tab w:val="num" w:pos="720"/>
            </w:tabs>
            <w:ind w:left="720" w:hanging="360"/>
          </w:pPr>
        </w:pPrChange>
      </w:pPr>
      <w:r w:rsidRPr="007C644D">
        <w:rPr>
          <w:rFonts w:ascii="Roboto" w:hAnsi="Roboto"/>
          <w:rPrChange w:id="444" w:author="Ivannia Coto" w:date="2026-02-12T13:03:00Z" w16du:dateUtc="2026-02-12T19:03:00Z">
            <w:rPr/>
          </w:rPrChange>
        </w:rPr>
        <w:t>Automatizaciones de tareas y recordatorios.</w:t>
      </w:r>
    </w:p>
    <w:p w14:paraId="70EF75FE" w14:textId="77777777" w:rsidR="00C772B2" w:rsidRPr="007C644D" w:rsidRDefault="00C772B2" w:rsidP="007C644D">
      <w:pPr>
        <w:numPr>
          <w:ilvl w:val="0"/>
          <w:numId w:val="12"/>
        </w:numPr>
        <w:jc w:val="both"/>
        <w:rPr>
          <w:rFonts w:ascii="Roboto" w:hAnsi="Roboto"/>
          <w:rPrChange w:id="445" w:author="Ivannia Coto" w:date="2026-02-12T13:03:00Z" w16du:dateUtc="2026-02-12T19:03:00Z">
            <w:rPr/>
          </w:rPrChange>
        </w:rPr>
        <w:pPrChange w:id="446" w:author="Ivannia Coto" w:date="2026-02-12T13:04:00Z" w16du:dateUtc="2026-02-12T19:04:00Z">
          <w:pPr>
            <w:numPr>
              <w:numId w:val="12"/>
            </w:numPr>
            <w:tabs>
              <w:tab w:val="num" w:pos="720"/>
            </w:tabs>
            <w:ind w:left="720" w:hanging="360"/>
          </w:pPr>
        </w:pPrChange>
      </w:pPr>
      <w:r w:rsidRPr="007C644D">
        <w:rPr>
          <w:rFonts w:ascii="Roboto" w:hAnsi="Roboto"/>
          <w:rPrChange w:id="447" w:author="Ivannia Coto" w:date="2026-02-12T13:03:00Z" w16du:dateUtc="2026-02-12T19:03:00Z">
            <w:rPr/>
          </w:rPrChange>
        </w:rPr>
        <w:t>Asignación de responsables.</w:t>
      </w:r>
    </w:p>
    <w:p w14:paraId="2D8E86C3" w14:textId="78294953" w:rsidR="00C772B2" w:rsidRPr="007C644D" w:rsidRDefault="00C772B2" w:rsidP="007C644D">
      <w:pPr>
        <w:numPr>
          <w:ilvl w:val="0"/>
          <w:numId w:val="12"/>
        </w:numPr>
        <w:jc w:val="both"/>
        <w:rPr>
          <w:rFonts w:ascii="Roboto" w:hAnsi="Roboto"/>
          <w:rPrChange w:id="448" w:author="Ivannia Coto" w:date="2026-02-12T13:03:00Z" w16du:dateUtc="2026-02-12T19:03:00Z">
            <w:rPr/>
          </w:rPrChange>
        </w:rPr>
        <w:pPrChange w:id="449" w:author="Ivannia Coto" w:date="2026-02-12T13:04:00Z" w16du:dateUtc="2026-02-12T19:04:00Z">
          <w:pPr>
            <w:numPr>
              <w:numId w:val="12"/>
            </w:numPr>
            <w:tabs>
              <w:tab w:val="num" w:pos="720"/>
            </w:tabs>
            <w:ind w:left="720" w:hanging="360"/>
          </w:pPr>
        </w:pPrChange>
      </w:pPr>
      <w:r w:rsidRPr="007C644D">
        <w:rPr>
          <w:rFonts w:ascii="Roboto" w:hAnsi="Roboto"/>
          <w:rPrChange w:id="450" w:author="Ivannia Coto" w:date="2026-02-12T13:03:00Z" w16du:dateUtc="2026-02-12T19:03:00Z">
            <w:rPr/>
          </w:rPrChange>
        </w:rPr>
        <w:t xml:space="preserve">Generación de reportes e </w:t>
      </w:r>
      <w:r w:rsidR="00077DF1" w:rsidRPr="007C644D">
        <w:rPr>
          <w:rFonts w:ascii="Roboto" w:hAnsi="Roboto"/>
          <w:rPrChange w:id="451" w:author="Ivannia Coto" w:date="2026-02-12T13:03:00Z" w16du:dateUtc="2026-02-12T19:03:00Z">
            <w:rPr/>
          </w:rPrChange>
        </w:rPr>
        <w:t xml:space="preserve">Indicadores Clave de </w:t>
      </w:r>
      <w:proofErr w:type="gramStart"/>
      <w:r w:rsidR="00077DF1" w:rsidRPr="007C644D">
        <w:rPr>
          <w:rFonts w:ascii="Roboto" w:hAnsi="Roboto"/>
          <w:rPrChange w:id="452" w:author="Ivannia Coto" w:date="2026-02-12T13:03:00Z" w16du:dateUtc="2026-02-12T19:03:00Z">
            <w:rPr/>
          </w:rPrChange>
        </w:rPr>
        <w:t>Rendimiento(</w:t>
      </w:r>
      <w:proofErr w:type="gramEnd"/>
      <w:r w:rsidR="00077DF1" w:rsidRPr="007C644D">
        <w:rPr>
          <w:rFonts w:ascii="Roboto" w:hAnsi="Roboto"/>
          <w:rPrChange w:id="453" w:author="Ivannia Coto" w:date="2026-02-12T13:03:00Z" w16du:dateUtc="2026-02-12T19:03:00Z">
            <w:rPr/>
          </w:rPrChange>
        </w:rPr>
        <w:t>KPI)</w:t>
      </w:r>
      <w:r w:rsidRPr="007C644D">
        <w:rPr>
          <w:rFonts w:ascii="Roboto" w:hAnsi="Roboto"/>
          <w:rPrChange w:id="454" w:author="Ivannia Coto" w:date="2026-02-12T13:03:00Z" w16du:dateUtc="2026-02-12T19:03:00Z">
            <w:rPr/>
          </w:rPrChange>
        </w:rPr>
        <w:t>.</w:t>
      </w:r>
    </w:p>
    <w:p w14:paraId="77EDBB5E" w14:textId="77777777" w:rsidR="00C772B2" w:rsidRPr="007C644D" w:rsidRDefault="00C772B2" w:rsidP="007C644D">
      <w:pPr>
        <w:jc w:val="both"/>
        <w:rPr>
          <w:rFonts w:ascii="Roboto" w:hAnsi="Roboto"/>
          <w:rPrChange w:id="455" w:author="Ivannia Coto" w:date="2026-02-12T13:03:00Z" w16du:dateUtc="2026-02-12T19:03:00Z">
            <w:rPr/>
          </w:rPrChange>
        </w:rPr>
        <w:pPrChange w:id="456" w:author="Ivannia Coto" w:date="2026-02-12T13:04:00Z" w16du:dateUtc="2026-02-12T19:04:00Z">
          <w:pPr/>
        </w:pPrChange>
      </w:pPr>
    </w:p>
    <w:p w14:paraId="291D5457" w14:textId="022E2978" w:rsidR="00C772B2" w:rsidRPr="007C644D" w:rsidRDefault="00C772B2" w:rsidP="007C644D">
      <w:pPr>
        <w:pStyle w:val="Ttulo2"/>
        <w:jc w:val="both"/>
        <w:rPr>
          <w:rFonts w:ascii="Roboto" w:hAnsi="Roboto"/>
          <w:rPrChange w:id="457" w:author="Ivannia Coto" w:date="2026-02-12T13:03:00Z" w16du:dateUtc="2026-02-12T19:03:00Z">
            <w:rPr/>
          </w:rPrChange>
        </w:rPr>
        <w:pPrChange w:id="458" w:author="Ivannia Coto" w:date="2026-02-12T13:04:00Z" w16du:dateUtc="2026-02-12T19:04:00Z">
          <w:pPr>
            <w:pStyle w:val="Ttulo2"/>
          </w:pPr>
        </w:pPrChange>
      </w:pPr>
      <w:bookmarkStart w:id="459" w:name="_Toc221699211"/>
      <w:r w:rsidRPr="007C644D">
        <w:rPr>
          <w:rFonts w:ascii="Roboto" w:hAnsi="Roboto"/>
          <w:rPrChange w:id="460" w:author="Ivannia Coto" w:date="2026-02-12T13:03:00Z" w16du:dateUtc="2026-02-12T19:03:00Z">
            <w:rPr/>
          </w:rPrChange>
        </w:rPr>
        <w:t>Integración con WhatsApp</w:t>
      </w:r>
      <w:bookmarkEnd w:id="459"/>
    </w:p>
    <w:p w14:paraId="04EF1CF0" w14:textId="77777777" w:rsidR="00C772B2" w:rsidRPr="007C644D" w:rsidRDefault="00C772B2" w:rsidP="007C644D">
      <w:pPr>
        <w:jc w:val="both"/>
        <w:rPr>
          <w:rFonts w:ascii="Roboto" w:hAnsi="Roboto"/>
          <w:rPrChange w:id="461" w:author="Ivannia Coto" w:date="2026-02-12T13:03:00Z" w16du:dateUtc="2026-02-12T19:03:00Z">
            <w:rPr/>
          </w:rPrChange>
        </w:rPr>
        <w:pPrChange w:id="462" w:author="Ivannia Coto" w:date="2026-02-12T13:04:00Z" w16du:dateUtc="2026-02-12T19:04:00Z">
          <w:pPr/>
        </w:pPrChange>
      </w:pPr>
      <w:r w:rsidRPr="007C644D">
        <w:rPr>
          <w:rFonts w:ascii="Roboto" w:hAnsi="Roboto"/>
          <w:rPrChange w:id="463" w:author="Ivannia Coto" w:date="2026-02-12T13:03:00Z" w16du:dateUtc="2026-02-12T19:03:00Z">
            <w:rPr/>
          </w:rPrChange>
        </w:rPr>
        <w:t>La integración con WhatsApp permitirá:</w:t>
      </w:r>
    </w:p>
    <w:p w14:paraId="6435E38D" w14:textId="77777777" w:rsidR="00C772B2" w:rsidRPr="007C644D" w:rsidRDefault="00C772B2" w:rsidP="007C644D">
      <w:pPr>
        <w:numPr>
          <w:ilvl w:val="0"/>
          <w:numId w:val="13"/>
        </w:numPr>
        <w:jc w:val="both"/>
        <w:rPr>
          <w:rFonts w:ascii="Roboto" w:hAnsi="Roboto"/>
          <w:rPrChange w:id="464" w:author="Ivannia Coto" w:date="2026-02-12T13:03:00Z" w16du:dateUtc="2026-02-12T19:03:00Z">
            <w:rPr/>
          </w:rPrChange>
        </w:rPr>
        <w:pPrChange w:id="465" w:author="Ivannia Coto" w:date="2026-02-12T13:04:00Z" w16du:dateUtc="2026-02-12T19:04:00Z">
          <w:pPr>
            <w:numPr>
              <w:numId w:val="13"/>
            </w:numPr>
            <w:tabs>
              <w:tab w:val="num" w:pos="720"/>
            </w:tabs>
            <w:ind w:left="720" w:hanging="360"/>
          </w:pPr>
        </w:pPrChange>
      </w:pPr>
      <w:r w:rsidRPr="007C644D">
        <w:rPr>
          <w:rFonts w:ascii="Roboto" w:hAnsi="Roboto"/>
          <w:rPrChange w:id="466" w:author="Ivannia Coto" w:date="2026-02-12T13:03:00Z" w16du:dateUtc="2026-02-12T19:03:00Z">
            <w:rPr/>
          </w:rPrChange>
        </w:rPr>
        <w:t>Recepción y envío de mensajes desde la plataforma.</w:t>
      </w:r>
    </w:p>
    <w:p w14:paraId="02678A2F" w14:textId="77777777" w:rsidR="00C772B2" w:rsidRPr="007C644D" w:rsidRDefault="00C772B2" w:rsidP="007C644D">
      <w:pPr>
        <w:numPr>
          <w:ilvl w:val="0"/>
          <w:numId w:val="13"/>
        </w:numPr>
        <w:jc w:val="both"/>
        <w:rPr>
          <w:rFonts w:ascii="Roboto" w:hAnsi="Roboto"/>
          <w:rPrChange w:id="467" w:author="Ivannia Coto" w:date="2026-02-12T13:03:00Z" w16du:dateUtc="2026-02-12T19:03:00Z">
            <w:rPr/>
          </w:rPrChange>
        </w:rPr>
        <w:pPrChange w:id="468" w:author="Ivannia Coto" w:date="2026-02-12T13:04:00Z" w16du:dateUtc="2026-02-12T19:04:00Z">
          <w:pPr>
            <w:numPr>
              <w:numId w:val="13"/>
            </w:numPr>
            <w:tabs>
              <w:tab w:val="num" w:pos="720"/>
            </w:tabs>
            <w:ind w:left="720" w:hanging="360"/>
          </w:pPr>
        </w:pPrChange>
      </w:pPr>
      <w:r w:rsidRPr="007C644D">
        <w:rPr>
          <w:rFonts w:ascii="Roboto" w:hAnsi="Roboto"/>
          <w:rPrChange w:id="469" w:author="Ivannia Coto" w:date="2026-02-12T13:03:00Z" w16du:dateUtc="2026-02-12T19:03:00Z">
            <w:rPr/>
          </w:rPrChange>
        </w:rPr>
        <w:t>Registro automático de conversaciones.</w:t>
      </w:r>
    </w:p>
    <w:p w14:paraId="592CDBD4" w14:textId="77777777" w:rsidR="00C772B2" w:rsidRPr="007C644D" w:rsidRDefault="00C772B2" w:rsidP="007C644D">
      <w:pPr>
        <w:numPr>
          <w:ilvl w:val="0"/>
          <w:numId w:val="13"/>
        </w:numPr>
        <w:jc w:val="both"/>
        <w:rPr>
          <w:rFonts w:ascii="Roboto" w:hAnsi="Roboto"/>
          <w:rPrChange w:id="470" w:author="Ivannia Coto" w:date="2026-02-12T13:03:00Z" w16du:dateUtc="2026-02-12T19:03:00Z">
            <w:rPr/>
          </w:rPrChange>
        </w:rPr>
        <w:pPrChange w:id="471" w:author="Ivannia Coto" w:date="2026-02-12T13:04:00Z" w16du:dateUtc="2026-02-12T19:04:00Z">
          <w:pPr>
            <w:numPr>
              <w:numId w:val="13"/>
            </w:numPr>
            <w:tabs>
              <w:tab w:val="num" w:pos="720"/>
            </w:tabs>
            <w:ind w:left="720" w:hanging="360"/>
          </w:pPr>
        </w:pPrChange>
      </w:pPr>
      <w:r w:rsidRPr="007C644D">
        <w:rPr>
          <w:rFonts w:ascii="Roboto" w:hAnsi="Roboto"/>
          <w:rPrChange w:id="472" w:author="Ivannia Coto" w:date="2026-02-12T13:03:00Z" w16du:dateUtc="2026-02-12T19:03:00Z">
            <w:rPr/>
          </w:rPrChange>
        </w:rPr>
        <w:t>Trazabilidad completa de la comunicación.</w:t>
      </w:r>
    </w:p>
    <w:p w14:paraId="28FA3B0C" w14:textId="77777777" w:rsidR="00C772B2" w:rsidRPr="007C644D" w:rsidRDefault="00C772B2" w:rsidP="007C644D">
      <w:pPr>
        <w:numPr>
          <w:ilvl w:val="0"/>
          <w:numId w:val="13"/>
        </w:numPr>
        <w:jc w:val="both"/>
        <w:rPr>
          <w:rFonts w:ascii="Roboto" w:hAnsi="Roboto"/>
          <w:rPrChange w:id="473" w:author="Ivannia Coto" w:date="2026-02-12T13:03:00Z" w16du:dateUtc="2026-02-12T19:03:00Z">
            <w:rPr/>
          </w:rPrChange>
        </w:rPr>
        <w:pPrChange w:id="474" w:author="Ivannia Coto" w:date="2026-02-12T13:04:00Z" w16du:dateUtc="2026-02-12T19:04:00Z">
          <w:pPr>
            <w:numPr>
              <w:numId w:val="13"/>
            </w:numPr>
            <w:tabs>
              <w:tab w:val="num" w:pos="720"/>
            </w:tabs>
            <w:ind w:left="720" w:hanging="360"/>
          </w:pPr>
        </w:pPrChange>
      </w:pPr>
      <w:r w:rsidRPr="007C644D">
        <w:rPr>
          <w:rFonts w:ascii="Roboto" w:hAnsi="Roboto"/>
          <w:rPrChange w:id="475" w:author="Ivannia Coto" w:date="2026-02-12T13:03:00Z" w16du:dateUtc="2026-02-12T19:03:00Z">
            <w:rPr/>
          </w:rPrChange>
        </w:rPr>
        <w:t>Atención centralizada sin depender de dispositivos individuales.</w:t>
      </w:r>
    </w:p>
    <w:p w14:paraId="22B7FC79" w14:textId="77777777" w:rsidR="00C772B2" w:rsidRPr="007C644D" w:rsidRDefault="00C772B2" w:rsidP="007C644D">
      <w:pPr>
        <w:numPr>
          <w:ilvl w:val="0"/>
          <w:numId w:val="13"/>
        </w:numPr>
        <w:jc w:val="both"/>
        <w:rPr>
          <w:rFonts w:ascii="Roboto" w:hAnsi="Roboto"/>
          <w:rPrChange w:id="476" w:author="Ivannia Coto" w:date="2026-02-12T13:03:00Z" w16du:dateUtc="2026-02-12T19:03:00Z">
            <w:rPr/>
          </w:rPrChange>
        </w:rPr>
        <w:pPrChange w:id="477" w:author="Ivannia Coto" w:date="2026-02-12T13:04:00Z" w16du:dateUtc="2026-02-12T19:04:00Z">
          <w:pPr>
            <w:numPr>
              <w:numId w:val="13"/>
            </w:numPr>
            <w:tabs>
              <w:tab w:val="num" w:pos="720"/>
            </w:tabs>
            <w:ind w:left="720" w:hanging="360"/>
          </w:pPr>
        </w:pPrChange>
      </w:pPr>
      <w:r w:rsidRPr="007C644D">
        <w:rPr>
          <w:rFonts w:ascii="Roboto" w:hAnsi="Roboto"/>
          <w:rPrChange w:id="478" w:author="Ivannia Coto" w:date="2026-02-12T13:03:00Z" w16du:dateUtc="2026-02-12T19:03:00Z">
            <w:rPr/>
          </w:rPrChange>
        </w:rPr>
        <w:t>Control de tiempos de respuesta.</w:t>
      </w:r>
    </w:p>
    <w:p w14:paraId="0555A9A7" w14:textId="5FC851C1" w:rsidR="00077DF1" w:rsidRPr="007C644D" w:rsidRDefault="00077DF1" w:rsidP="007C644D">
      <w:pPr>
        <w:numPr>
          <w:ilvl w:val="0"/>
          <w:numId w:val="13"/>
        </w:numPr>
        <w:jc w:val="both"/>
        <w:rPr>
          <w:rFonts w:ascii="Roboto" w:hAnsi="Roboto"/>
          <w:rPrChange w:id="479" w:author="Ivannia Coto" w:date="2026-02-12T13:03:00Z" w16du:dateUtc="2026-02-12T19:03:00Z">
            <w:rPr/>
          </w:rPrChange>
        </w:rPr>
        <w:pPrChange w:id="480" w:author="Ivannia Coto" w:date="2026-02-12T13:04:00Z" w16du:dateUtc="2026-02-12T19:04:00Z">
          <w:pPr>
            <w:numPr>
              <w:numId w:val="13"/>
            </w:numPr>
            <w:tabs>
              <w:tab w:val="num" w:pos="720"/>
            </w:tabs>
            <w:ind w:left="720" w:hanging="360"/>
          </w:pPr>
        </w:pPrChange>
      </w:pPr>
      <w:r w:rsidRPr="007C644D">
        <w:rPr>
          <w:rFonts w:ascii="Roboto" w:hAnsi="Roboto"/>
          <w:rPrChange w:id="481" w:author="Ivannia Coto" w:date="2026-02-12T13:03:00Z" w16du:dateUtc="2026-02-12T19:03:00Z">
            <w:rPr/>
          </w:rPrChange>
        </w:rPr>
        <w:lastRenderedPageBreak/>
        <w:t>Automatización de tareas y funciones de atención permitiendo la segmentación de los chats según la información que se obtenga de las respuestas automatizadas y asignación a agentes previamente configurados.</w:t>
      </w:r>
    </w:p>
    <w:p w14:paraId="075D81E1" w14:textId="77777777" w:rsidR="00C772B2" w:rsidRPr="007C644D" w:rsidDel="007C644D" w:rsidRDefault="00C772B2" w:rsidP="007C644D">
      <w:pPr>
        <w:jc w:val="both"/>
        <w:rPr>
          <w:del w:id="482" w:author="Ivannia Coto" w:date="2026-02-12T13:10:00Z" w16du:dateUtc="2026-02-12T19:10:00Z"/>
          <w:rFonts w:ascii="Roboto" w:hAnsi="Roboto"/>
          <w:rPrChange w:id="483" w:author="Ivannia Coto" w:date="2026-02-12T13:03:00Z" w16du:dateUtc="2026-02-12T19:03:00Z">
            <w:rPr>
              <w:del w:id="484" w:author="Ivannia Coto" w:date="2026-02-12T13:10:00Z" w16du:dateUtc="2026-02-12T19:10:00Z"/>
            </w:rPr>
          </w:rPrChange>
        </w:rPr>
        <w:pPrChange w:id="485" w:author="Ivannia Coto" w:date="2026-02-12T13:04:00Z" w16du:dateUtc="2026-02-12T19:04:00Z">
          <w:pPr/>
        </w:pPrChange>
      </w:pPr>
      <w:r w:rsidRPr="007C644D">
        <w:rPr>
          <w:rFonts w:ascii="Roboto" w:hAnsi="Roboto"/>
          <w:rPrChange w:id="486" w:author="Ivannia Coto" w:date="2026-02-12T13:03:00Z" w16du:dateUtc="2026-02-12T19:03:00Z">
            <w:rPr/>
          </w:rPrChange>
        </w:rPr>
        <w:t>Esto mejora significativamente la experiencia del usuario y profesionaliza el proceso de atención.</w:t>
      </w:r>
    </w:p>
    <w:p w14:paraId="7CC74A34" w14:textId="77777777" w:rsidR="00C772B2" w:rsidRPr="007C644D" w:rsidDel="007C644D" w:rsidRDefault="00C772B2" w:rsidP="007C644D">
      <w:pPr>
        <w:jc w:val="both"/>
        <w:rPr>
          <w:del w:id="487" w:author="Ivannia Coto" w:date="2026-02-12T13:10:00Z" w16du:dateUtc="2026-02-12T19:10:00Z"/>
          <w:rFonts w:ascii="Roboto" w:hAnsi="Roboto"/>
          <w:rPrChange w:id="488" w:author="Ivannia Coto" w:date="2026-02-12T13:03:00Z" w16du:dateUtc="2026-02-12T19:03:00Z">
            <w:rPr>
              <w:del w:id="489" w:author="Ivannia Coto" w:date="2026-02-12T13:10:00Z" w16du:dateUtc="2026-02-12T19:10:00Z"/>
            </w:rPr>
          </w:rPrChange>
        </w:rPr>
        <w:pPrChange w:id="490" w:author="Ivannia Coto" w:date="2026-02-12T13:04:00Z" w16du:dateUtc="2026-02-12T19:04:00Z">
          <w:pPr/>
        </w:pPrChange>
      </w:pPr>
    </w:p>
    <w:p w14:paraId="56F26E04" w14:textId="77777777" w:rsidR="00C772B2" w:rsidRPr="007C644D" w:rsidDel="007C644D" w:rsidRDefault="00C772B2" w:rsidP="007C644D">
      <w:pPr>
        <w:jc w:val="both"/>
        <w:rPr>
          <w:del w:id="491" w:author="Ivannia Coto" w:date="2026-02-12T13:10:00Z" w16du:dateUtc="2026-02-12T19:10:00Z"/>
          <w:rFonts w:ascii="Roboto" w:hAnsi="Roboto"/>
          <w:rPrChange w:id="492" w:author="Ivannia Coto" w:date="2026-02-12T13:03:00Z" w16du:dateUtc="2026-02-12T19:03:00Z">
            <w:rPr>
              <w:del w:id="493" w:author="Ivannia Coto" w:date="2026-02-12T13:10:00Z" w16du:dateUtc="2026-02-12T19:10:00Z"/>
            </w:rPr>
          </w:rPrChange>
        </w:rPr>
        <w:pPrChange w:id="494" w:author="Ivannia Coto" w:date="2026-02-12T13:04:00Z" w16du:dateUtc="2026-02-12T19:04:00Z">
          <w:pPr/>
        </w:pPrChange>
      </w:pPr>
    </w:p>
    <w:p w14:paraId="3FE8D06D" w14:textId="77777777" w:rsidR="00C772B2" w:rsidRPr="007C644D" w:rsidRDefault="00C772B2" w:rsidP="007C644D">
      <w:pPr>
        <w:jc w:val="both"/>
        <w:rPr>
          <w:rFonts w:ascii="Roboto" w:hAnsi="Roboto"/>
          <w:rPrChange w:id="495" w:author="Ivannia Coto" w:date="2026-02-12T13:03:00Z" w16du:dateUtc="2026-02-12T19:03:00Z">
            <w:rPr/>
          </w:rPrChange>
        </w:rPr>
        <w:pPrChange w:id="496" w:author="Ivannia Coto" w:date="2026-02-12T13:04:00Z" w16du:dateUtc="2026-02-12T19:04:00Z">
          <w:pPr/>
        </w:pPrChange>
      </w:pPr>
    </w:p>
    <w:p w14:paraId="729B1BAB" w14:textId="61BADF7F" w:rsidR="00C772B2" w:rsidRPr="007C644D" w:rsidRDefault="00C772B2" w:rsidP="007C644D">
      <w:pPr>
        <w:pStyle w:val="Ttulo2"/>
        <w:jc w:val="both"/>
        <w:rPr>
          <w:rFonts w:ascii="Roboto" w:hAnsi="Roboto"/>
          <w:lang w:val="en-US"/>
          <w:rPrChange w:id="497" w:author="Ivannia Coto" w:date="2026-02-12T13:03:00Z" w16du:dateUtc="2026-02-12T19:03:00Z">
            <w:rPr>
              <w:lang w:val="en-US"/>
            </w:rPr>
          </w:rPrChange>
        </w:rPr>
        <w:pPrChange w:id="498" w:author="Ivannia Coto" w:date="2026-02-12T13:04:00Z" w16du:dateUtc="2026-02-12T19:04:00Z">
          <w:pPr>
            <w:pStyle w:val="Ttulo2"/>
          </w:pPr>
        </w:pPrChange>
      </w:pPr>
      <w:bookmarkStart w:id="499" w:name="_Toc221699212"/>
      <w:proofErr w:type="spellStart"/>
      <w:r w:rsidRPr="007C644D">
        <w:rPr>
          <w:rFonts w:ascii="Roboto" w:hAnsi="Roboto"/>
          <w:lang w:val="en-US"/>
          <w:rPrChange w:id="500" w:author="Ivannia Coto" w:date="2026-02-12T13:03:00Z" w16du:dateUtc="2026-02-12T19:03:00Z">
            <w:rPr>
              <w:lang w:val="en-US"/>
            </w:rPr>
          </w:rPrChange>
        </w:rPr>
        <w:t>Integración</w:t>
      </w:r>
      <w:proofErr w:type="spellEnd"/>
      <w:r w:rsidRPr="007C644D">
        <w:rPr>
          <w:rFonts w:ascii="Roboto" w:hAnsi="Roboto"/>
          <w:lang w:val="en-US"/>
          <w:rPrChange w:id="501" w:author="Ivannia Coto" w:date="2026-02-12T13:03:00Z" w16du:dateUtc="2026-02-12T19:03:00Z">
            <w:rPr>
              <w:lang w:val="en-US"/>
            </w:rPr>
          </w:rPrChange>
        </w:rPr>
        <w:t xml:space="preserve"> con SAP Business One (SAP B1)</w:t>
      </w:r>
      <w:bookmarkEnd w:id="499"/>
    </w:p>
    <w:p w14:paraId="1EA7ED2E" w14:textId="77777777" w:rsidR="00C772B2" w:rsidRPr="007C644D" w:rsidRDefault="00C772B2" w:rsidP="007C644D">
      <w:pPr>
        <w:jc w:val="both"/>
        <w:rPr>
          <w:rFonts w:ascii="Roboto" w:hAnsi="Roboto"/>
          <w:rPrChange w:id="502" w:author="Ivannia Coto" w:date="2026-02-12T13:03:00Z" w16du:dateUtc="2026-02-12T19:03:00Z">
            <w:rPr/>
          </w:rPrChange>
        </w:rPr>
        <w:pPrChange w:id="503" w:author="Ivannia Coto" w:date="2026-02-12T13:04:00Z" w16du:dateUtc="2026-02-12T19:04:00Z">
          <w:pPr/>
        </w:pPrChange>
      </w:pPr>
      <w:r w:rsidRPr="007C644D">
        <w:rPr>
          <w:rFonts w:ascii="Roboto" w:hAnsi="Roboto"/>
          <w:rPrChange w:id="504" w:author="Ivannia Coto" w:date="2026-02-12T13:03:00Z" w16du:dateUtc="2026-02-12T19:03:00Z">
            <w:rPr/>
          </w:rPrChange>
        </w:rPr>
        <w:t>Se propone la conexión con SAP B1 para:</w:t>
      </w:r>
    </w:p>
    <w:p w14:paraId="2B42B443" w14:textId="77777777" w:rsidR="00C772B2" w:rsidRPr="007C644D" w:rsidRDefault="00C772B2" w:rsidP="007C644D">
      <w:pPr>
        <w:numPr>
          <w:ilvl w:val="0"/>
          <w:numId w:val="14"/>
        </w:numPr>
        <w:jc w:val="both"/>
        <w:rPr>
          <w:rFonts w:ascii="Roboto" w:hAnsi="Roboto"/>
          <w:rPrChange w:id="505" w:author="Ivannia Coto" w:date="2026-02-12T13:03:00Z" w16du:dateUtc="2026-02-12T19:03:00Z">
            <w:rPr/>
          </w:rPrChange>
        </w:rPr>
        <w:pPrChange w:id="506" w:author="Ivannia Coto" w:date="2026-02-12T13:04:00Z" w16du:dateUtc="2026-02-12T19:04:00Z">
          <w:pPr>
            <w:numPr>
              <w:numId w:val="14"/>
            </w:numPr>
            <w:tabs>
              <w:tab w:val="num" w:pos="720"/>
            </w:tabs>
            <w:ind w:left="720" w:hanging="360"/>
          </w:pPr>
        </w:pPrChange>
      </w:pPr>
      <w:r w:rsidRPr="007C644D">
        <w:rPr>
          <w:rFonts w:ascii="Roboto" w:hAnsi="Roboto"/>
          <w:rPrChange w:id="507" w:author="Ivannia Coto" w:date="2026-02-12T13:03:00Z" w16du:dateUtc="2026-02-12T19:03:00Z">
            <w:rPr/>
          </w:rPrChange>
        </w:rPr>
        <w:t>Consulta de datos de clientes.</w:t>
      </w:r>
    </w:p>
    <w:p w14:paraId="390A2ACF" w14:textId="77777777" w:rsidR="00C772B2" w:rsidRPr="007C644D" w:rsidRDefault="00C772B2" w:rsidP="007C644D">
      <w:pPr>
        <w:numPr>
          <w:ilvl w:val="0"/>
          <w:numId w:val="14"/>
        </w:numPr>
        <w:jc w:val="both"/>
        <w:rPr>
          <w:rFonts w:ascii="Roboto" w:hAnsi="Roboto"/>
          <w:rPrChange w:id="508" w:author="Ivannia Coto" w:date="2026-02-12T13:03:00Z" w16du:dateUtc="2026-02-12T19:03:00Z">
            <w:rPr/>
          </w:rPrChange>
        </w:rPr>
        <w:pPrChange w:id="509" w:author="Ivannia Coto" w:date="2026-02-12T13:04:00Z" w16du:dateUtc="2026-02-12T19:04:00Z">
          <w:pPr>
            <w:numPr>
              <w:numId w:val="14"/>
            </w:numPr>
            <w:tabs>
              <w:tab w:val="num" w:pos="720"/>
            </w:tabs>
            <w:ind w:left="720" w:hanging="360"/>
          </w:pPr>
        </w:pPrChange>
      </w:pPr>
      <w:r w:rsidRPr="007C644D">
        <w:rPr>
          <w:rFonts w:ascii="Roboto" w:hAnsi="Roboto"/>
          <w:rPrChange w:id="510" w:author="Ivannia Coto" w:date="2026-02-12T13:03:00Z" w16du:dateUtc="2026-02-12T19:03:00Z">
            <w:rPr/>
          </w:rPrChange>
        </w:rPr>
        <w:t>Validación de información existente.</w:t>
      </w:r>
    </w:p>
    <w:p w14:paraId="56191114" w14:textId="77777777" w:rsidR="00C772B2" w:rsidRPr="007C644D" w:rsidRDefault="00C772B2" w:rsidP="007C644D">
      <w:pPr>
        <w:numPr>
          <w:ilvl w:val="0"/>
          <w:numId w:val="14"/>
        </w:numPr>
        <w:jc w:val="both"/>
        <w:rPr>
          <w:rFonts w:ascii="Roboto" w:hAnsi="Roboto"/>
          <w:rPrChange w:id="511" w:author="Ivannia Coto" w:date="2026-02-12T13:03:00Z" w16du:dateUtc="2026-02-12T19:03:00Z">
            <w:rPr/>
          </w:rPrChange>
        </w:rPr>
        <w:pPrChange w:id="512" w:author="Ivannia Coto" w:date="2026-02-12T13:04:00Z" w16du:dateUtc="2026-02-12T19:04:00Z">
          <w:pPr>
            <w:numPr>
              <w:numId w:val="14"/>
            </w:numPr>
            <w:tabs>
              <w:tab w:val="num" w:pos="720"/>
            </w:tabs>
            <w:ind w:left="720" w:hanging="360"/>
          </w:pPr>
        </w:pPrChange>
      </w:pPr>
      <w:r w:rsidRPr="007C644D">
        <w:rPr>
          <w:rFonts w:ascii="Roboto" w:hAnsi="Roboto"/>
          <w:rPrChange w:id="513" w:author="Ivannia Coto" w:date="2026-02-12T13:03:00Z" w16du:dateUtc="2026-02-12T19:03:00Z">
            <w:rPr/>
          </w:rPrChange>
        </w:rPr>
        <w:t>Apoyo en procesos de facturación.</w:t>
      </w:r>
    </w:p>
    <w:p w14:paraId="1AB109DB" w14:textId="77777777" w:rsidR="00C772B2" w:rsidRPr="007C644D" w:rsidRDefault="00C772B2" w:rsidP="007C644D">
      <w:pPr>
        <w:numPr>
          <w:ilvl w:val="0"/>
          <w:numId w:val="14"/>
        </w:numPr>
        <w:jc w:val="both"/>
        <w:rPr>
          <w:rFonts w:ascii="Roboto" w:hAnsi="Roboto"/>
          <w:rPrChange w:id="514" w:author="Ivannia Coto" w:date="2026-02-12T13:03:00Z" w16du:dateUtc="2026-02-12T19:03:00Z">
            <w:rPr/>
          </w:rPrChange>
        </w:rPr>
        <w:pPrChange w:id="515" w:author="Ivannia Coto" w:date="2026-02-12T13:04:00Z" w16du:dateUtc="2026-02-12T19:04:00Z">
          <w:pPr>
            <w:numPr>
              <w:numId w:val="14"/>
            </w:numPr>
            <w:tabs>
              <w:tab w:val="num" w:pos="720"/>
            </w:tabs>
            <w:ind w:left="720" w:hanging="360"/>
          </w:pPr>
        </w:pPrChange>
      </w:pPr>
      <w:r w:rsidRPr="007C644D">
        <w:rPr>
          <w:rFonts w:ascii="Roboto" w:hAnsi="Roboto"/>
          <w:rPrChange w:id="516" w:author="Ivannia Coto" w:date="2026-02-12T13:03:00Z" w16du:dateUtc="2026-02-12T19:03:00Z">
            <w:rPr/>
          </w:rPrChange>
        </w:rPr>
        <w:t>Sincronización de datos relevantes.</w:t>
      </w:r>
    </w:p>
    <w:p w14:paraId="14D3C504" w14:textId="53A58741" w:rsidR="00C772B2" w:rsidRPr="007C644D" w:rsidRDefault="00C772B2" w:rsidP="007C644D">
      <w:pPr>
        <w:jc w:val="both"/>
        <w:rPr>
          <w:rFonts w:ascii="Roboto" w:hAnsi="Roboto"/>
          <w:rPrChange w:id="517" w:author="Ivannia Coto" w:date="2026-02-12T13:03:00Z" w16du:dateUtc="2026-02-12T19:03:00Z">
            <w:rPr/>
          </w:rPrChange>
        </w:rPr>
        <w:pPrChange w:id="518" w:author="Ivannia Coto" w:date="2026-02-12T13:04:00Z" w16du:dateUtc="2026-02-12T19:04:00Z">
          <w:pPr/>
        </w:pPrChange>
      </w:pPr>
      <w:r w:rsidRPr="007C644D">
        <w:rPr>
          <w:rFonts w:ascii="Roboto" w:hAnsi="Roboto"/>
          <w:rPrChange w:id="519" w:author="Ivannia Coto" w:date="2026-02-12T13:03:00Z" w16du:dateUtc="2026-02-12T19:03:00Z">
            <w:rPr/>
          </w:rPrChange>
        </w:rPr>
        <w:t>Esto evita reprocesos manuales y asegura consistencia en la información financiera y administrativa</w:t>
      </w:r>
      <w:r w:rsidR="00077DF1" w:rsidRPr="007C644D">
        <w:rPr>
          <w:rFonts w:ascii="Roboto" w:hAnsi="Roboto"/>
          <w:rPrChange w:id="520" w:author="Ivannia Coto" w:date="2026-02-12T13:03:00Z" w16du:dateUtc="2026-02-12T19:03:00Z">
            <w:rPr/>
          </w:rPrChange>
        </w:rPr>
        <w:t xml:space="preserve"> </w:t>
      </w:r>
      <w:proofErr w:type="gramStart"/>
      <w:r w:rsidR="00077DF1" w:rsidRPr="007C644D">
        <w:rPr>
          <w:rFonts w:ascii="Roboto" w:hAnsi="Roboto"/>
          <w:rPrChange w:id="521" w:author="Ivannia Coto" w:date="2026-02-12T13:03:00Z" w16du:dateUtc="2026-02-12T19:03:00Z">
            <w:rPr/>
          </w:rPrChange>
        </w:rPr>
        <w:t>y  permite</w:t>
      </w:r>
      <w:proofErr w:type="gramEnd"/>
      <w:r w:rsidR="00077DF1" w:rsidRPr="007C644D">
        <w:rPr>
          <w:rFonts w:ascii="Roboto" w:hAnsi="Roboto"/>
          <w:rPrChange w:id="522" w:author="Ivannia Coto" w:date="2026-02-12T13:03:00Z" w16du:dateUtc="2026-02-12T19:03:00Z">
            <w:rPr/>
          </w:rPrChange>
        </w:rPr>
        <w:t xml:space="preserve"> tener de primera mano información importante para agilizar todos los procesos relacionados a esta interacción</w:t>
      </w:r>
      <w:r w:rsidRPr="007C644D">
        <w:rPr>
          <w:rFonts w:ascii="Roboto" w:hAnsi="Roboto"/>
          <w:rPrChange w:id="523" w:author="Ivannia Coto" w:date="2026-02-12T13:03:00Z" w16du:dateUtc="2026-02-12T19:03:00Z">
            <w:rPr/>
          </w:rPrChange>
        </w:rPr>
        <w:t>.</w:t>
      </w:r>
    </w:p>
    <w:p w14:paraId="098E578B" w14:textId="77777777" w:rsidR="00C772B2" w:rsidRPr="007C644D" w:rsidRDefault="00C772B2" w:rsidP="007C644D">
      <w:pPr>
        <w:jc w:val="both"/>
        <w:rPr>
          <w:rFonts w:ascii="Roboto" w:hAnsi="Roboto"/>
          <w:rPrChange w:id="524" w:author="Ivannia Coto" w:date="2026-02-12T13:03:00Z" w16du:dateUtc="2026-02-12T19:03:00Z">
            <w:rPr/>
          </w:rPrChange>
        </w:rPr>
        <w:pPrChange w:id="525" w:author="Ivannia Coto" w:date="2026-02-12T13:04:00Z" w16du:dateUtc="2026-02-12T19:04:00Z">
          <w:pPr/>
        </w:pPrChange>
      </w:pPr>
    </w:p>
    <w:p w14:paraId="714A91E9" w14:textId="1358990F" w:rsidR="00C772B2" w:rsidRPr="007C644D" w:rsidRDefault="00C772B2" w:rsidP="007C644D">
      <w:pPr>
        <w:pStyle w:val="Ttulo2"/>
        <w:jc w:val="both"/>
        <w:rPr>
          <w:rFonts w:ascii="Roboto" w:hAnsi="Roboto"/>
          <w:rPrChange w:id="526" w:author="Ivannia Coto" w:date="2026-02-12T13:03:00Z" w16du:dateUtc="2026-02-12T19:03:00Z">
            <w:rPr/>
          </w:rPrChange>
        </w:rPr>
        <w:pPrChange w:id="527" w:author="Ivannia Coto" w:date="2026-02-12T13:04:00Z" w16du:dateUtc="2026-02-12T19:04:00Z">
          <w:pPr>
            <w:pStyle w:val="Ttulo2"/>
          </w:pPr>
        </w:pPrChange>
      </w:pPr>
      <w:bookmarkStart w:id="528" w:name="_Toc221699213"/>
      <w:r w:rsidRPr="007C644D">
        <w:rPr>
          <w:rFonts w:ascii="Roboto" w:hAnsi="Roboto"/>
          <w:rPrChange w:id="529" w:author="Ivannia Coto" w:date="2026-02-12T13:03:00Z" w16du:dateUtc="2026-02-12T19:03:00Z">
            <w:rPr/>
          </w:rPrChange>
        </w:rPr>
        <w:t>Facturación y Soporte</w:t>
      </w:r>
      <w:bookmarkEnd w:id="528"/>
    </w:p>
    <w:p w14:paraId="0F0CE0C4" w14:textId="77777777" w:rsidR="00C772B2" w:rsidRPr="007C644D" w:rsidRDefault="00C772B2" w:rsidP="007C644D">
      <w:pPr>
        <w:jc w:val="both"/>
        <w:rPr>
          <w:rFonts w:ascii="Roboto" w:hAnsi="Roboto"/>
          <w:rPrChange w:id="530" w:author="Ivannia Coto" w:date="2026-02-12T13:03:00Z" w16du:dateUtc="2026-02-12T19:03:00Z">
            <w:rPr/>
          </w:rPrChange>
        </w:rPr>
        <w:pPrChange w:id="531" w:author="Ivannia Coto" w:date="2026-02-12T13:04:00Z" w16du:dateUtc="2026-02-12T19:04:00Z">
          <w:pPr/>
        </w:pPrChange>
      </w:pPr>
      <w:r w:rsidRPr="007C644D">
        <w:rPr>
          <w:rFonts w:ascii="Roboto" w:hAnsi="Roboto"/>
          <w:rPrChange w:id="532" w:author="Ivannia Coto" w:date="2026-02-12T13:03:00Z" w16du:dateUtc="2026-02-12T19:03:00Z">
            <w:rPr/>
          </w:rPrChange>
        </w:rPr>
        <w:t xml:space="preserve">La facturación del servicio se realizaría desde Costa Rica, mediante HCO, </w:t>
      </w:r>
      <w:proofErr w:type="spellStart"/>
      <w:r w:rsidRPr="007C644D">
        <w:rPr>
          <w:rFonts w:ascii="Roboto" w:hAnsi="Roboto"/>
          <w:rPrChange w:id="533" w:author="Ivannia Coto" w:date="2026-02-12T13:03:00Z" w16du:dateUtc="2026-02-12T19:03:00Z">
            <w:rPr/>
          </w:rPrChange>
        </w:rPr>
        <w:t>partner</w:t>
      </w:r>
      <w:proofErr w:type="spellEnd"/>
      <w:r w:rsidRPr="007C644D">
        <w:rPr>
          <w:rFonts w:ascii="Roboto" w:hAnsi="Roboto"/>
          <w:rPrChange w:id="534" w:author="Ivannia Coto" w:date="2026-02-12T13:03:00Z" w16du:dateUtc="2026-02-12T19:03:00Z">
            <w:rPr/>
          </w:rPrChange>
        </w:rPr>
        <w:t xml:space="preserve"> oficial de monday.com.</w:t>
      </w:r>
    </w:p>
    <w:p w14:paraId="7C1788DB" w14:textId="77777777" w:rsidR="00C772B2" w:rsidRPr="007C644D" w:rsidRDefault="00C772B2" w:rsidP="007C644D">
      <w:pPr>
        <w:jc w:val="both"/>
        <w:rPr>
          <w:rFonts w:ascii="Roboto" w:hAnsi="Roboto"/>
          <w:rPrChange w:id="535" w:author="Ivannia Coto" w:date="2026-02-12T13:03:00Z" w16du:dateUtc="2026-02-12T19:03:00Z">
            <w:rPr/>
          </w:rPrChange>
        </w:rPr>
        <w:pPrChange w:id="536" w:author="Ivannia Coto" w:date="2026-02-12T13:04:00Z" w16du:dateUtc="2026-02-12T19:04:00Z">
          <w:pPr/>
        </w:pPrChange>
      </w:pPr>
      <w:r w:rsidRPr="007C644D">
        <w:rPr>
          <w:rFonts w:ascii="Roboto" w:hAnsi="Roboto"/>
          <w:rPrChange w:id="537" w:author="Ivannia Coto" w:date="2026-02-12T13:03:00Z" w16du:dateUtc="2026-02-12T19:03:00Z">
            <w:rPr/>
          </w:rPrChange>
        </w:rPr>
        <w:t>Ventajas:</w:t>
      </w:r>
    </w:p>
    <w:p w14:paraId="2DEA289B" w14:textId="77777777" w:rsidR="00C772B2" w:rsidRPr="007C644D" w:rsidRDefault="00C772B2" w:rsidP="007C644D">
      <w:pPr>
        <w:numPr>
          <w:ilvl w:val="0"/>
          <w:numId w:val="15"/>
        </w:numPr>
        <w:jc w:val="both"/>
        <w:rPr>
          <w:rFonts w:ascii="Roboto" w:hAnsi="Roboto"/>
          <w:rPrChange w:id="538" w:author="Ivannia Coto" w:date="2026-02-12T13:03:00Z" w16du:dateUtc="2026-02-12T19:03:00Z">
            <w:rPr/>
          </w:rPrChange>
        </w:rPr>
        <w:pPrChange w:id="539" w:author="Ivannia Coto" w:date="2026-02-12T13:04:00Z" w16du:dateUtc="2026-02-12T19:04:00Z">
          <w:pPr>
            <w:numPr>
              <w:numId w:val="15"/>
            </w:numPr>
            <w:tabs>
              <w:tab w:val="num" w:pos="720"/>
            </w:tabs>
            <w:ind w:left="720" w:hanging="360"/>
          </w:pPr>
        </w:pPrChange>
      </w:pPr>
      <w:r w:rsidRPr="007C644D">
        <w:rPr>
          <w:rFonts w:ascii="Roboto" w:hAnsi="Roboto"/>
          <w:rPrChange w:id="540" w:author="Ivannia Coto" w:date="2026-02-12T13:03:00Z" w16du:dateUtc="2026-02-12T19:03:00Z">
            <w:rPr/>
          </w:rPrChange>
        </w:rPr>
        <w:t>Facturación local.</w:t>
      </w:r>
    </w:p>
    <w:p w14:paraId="0B247D48" w14:textId="77777777" w:rsidR="00C772B2" w:rsidRPr="007C644D" w:rsidRDefault="00C772B2" w:rsidP="007C644D">
      <w:pPr>
        <w:numPr>
          <w:ilvl w:val="0"/>
          <w:numId w:val="15"/>
        </w:numPr>
        <w:jc w:val="both"/>
        <w:rPr>
          <w:rFonts w:ascii="Roboto" w:hAnsi="Roboto"/>
          <w:rPrChange w:id="541" w:author="Ivannia Coto" w:date="2026-02-12T13:03:00Z" w16du:dateUtc="2026-02-12T19:03:00Z">
            <w:rPr/>
          </w:rPrChange>
        </w:rPr>
        <w:pPrChange w:id="542" w:author="Ivannia Coto" w:date="2026-02-12T13:04:00Z" w16du:dateUtc="2026-02-12T19:04:00Z">
          <w:pPr>
            <w:numPr>
              <w:numId w:val="15"/>
            </w:numPr>
            <w:tabs>
              <w:tab w:val="num" w:pos="720"/>
            </w:tabs>
            <w:ind w:left="720" w:hanging="360"/>
          </w:pPr>
        </w:pPrChange>
      </w:pPr>
      <w:r w:rsidRPr="007C644D">
        <w:rPr>
          <w:rFonts w:ascii="Roboto" w:hAnsi="Roboto"/>
          <w:rPrChange w:id="543" w:author="Ivannia Coto" w:date="2026-02-12T13:03:00Z" w16du:dateUtc="2026-02-12T19:03:00Z">
            <w:rPr/>
          </w:rPrChange>
        </w:rPr>
        <w:t>Soporte cercano.</w:t>
      </w:r>
    </w:p>
    <w:p w14:paraId="11E6E4C3" w14:textId="77777777" w:rsidR="00C772B2" w:rsidRPr="007C644D" w:rsidRDefault="00C772B2" w:rsidP="007C644D">
      <w:pPr>
        <w:numPr>
          <w:ilvl w:val="0"/>
          <w:numId w:val="15"/>
        </w:numPr>
        <w:jc w:val="both"/>
        <w:rPr>
          <w:rFonts w:ascii="Roboto" w:hAnsi="Roboto"/>
          <w:rPrChange w:id="544" w:author="Ivannia Coto" w:date="2026-02-12T13:03:00Z" w16du:dateUtc="2026-02-12T19:03:00Z">
            <w:rPr/>
          </w:rPrChange>
        </w:rPr>
        <w:pPrChange w:id="545" w:author="Ivannia Coto" w:date="2026-02-12T13:04:00Z" w16du:dateUtc="2026-02-12T19:04:00Z">
          <w:pPr>
            <w:numPr>
              <w:numId w:val="15"/>
            </w:numPr>
            <w:tabs>
              <w:tab w:val="num" w:pos="720"/>
            </w:tabs>
            <w:ind w:left="720" w:hanging="360"/>
          </w:pPr>
        </w:pPrChange>
      </w:pPr>
      <w:r w:rsidRPr="007C644D">
        <w:rPr>
          <w:rFonts w:ascii="Roboto" w:hAnsi="Roboto"/>
          <w:rPrChange w:id="546" w:author="Ivannia Coto" w:date="2026-02-12T13:03:00Z" w16du:dateUtc="2026-02-12T19:03:00Z">
            <w:rPr/>
          </w:rPrChange>
        </w:rPr>
        <w:t>Acompañamiento en implementación.</w:t>
      </w:r>
    </w:p>
    <w:p w14:paraId="61E2C9C1" w14:textId="77777777" w:rsidR="00C772B2" w:rsidRPr="007C644D" w:rsidRDefault="00C772B2" w:rsidP="007C644D">
      <w:pPr>
        <w:numPr>
          <w:ilvl w:val="0"/>
          <w:numId w:val="15"/>
        </w:numPr>
        <w:jc w:val="both"/>
        <w:rPr>
          <w:rFonts w:ascii="Roboto" w:hAnsi="Roboto"/>
          <w:rPrChange w:id="547" w:author="Ivannia Coto" w:date="2026-02-12T13:03:00Z" w16du:dateUtc="2026-02-12T19:03:00Z">
            <w:rPr/>
          </w:rPrChange>
        </w:rPr>
        <w:pPrChange w:id="548" w:author="Ivannia Coto" w:date="2026-02-12T13:04:00Z" w16du:dateUtc="2026-02-12T19:04:00Z">
          <w:pPr>
            <w:numPr>
              <w:numId w:val="15"/>
            </w:numPr>
            <w:tabs>
              <w:tab w:val="num" w:pos="720"/>
            </w:tabs>
            <w:ind w:left="720" w:hanging="360"/>
          </w:pPr>
        </w:pPrChange>
      </w:pPr>
      <w:r w:rsidRPr="007C644D">
        <w:rPr>
          <w:rFonts w:ascii="Roboto" w:hAnsi="Roboto"/>
          <w:rPrChange w:id="549" w:author="Ivannia Coto" w:date="2026-02-12T13:03:00Z" w16du:dateUtc="2026-02-12T19:03:00Z">
            <w:rPr/>
          </w:rPrChange>
        </w:rPr>
        <w:t>Cumplimiento fiscal adecuado.</w:t>
      </w:r>
    </w:p>
    <w:p w14:paraId="35D16FAD" w14:textId="77777777" w:rsidR="00C772B2" w:rsidRPr="007C644D" w:rsidRDefault="00C772B2" w:rsidP="007C644D">
      <w:pPr>
        <w:jc w:val="both"/>
        <w:rPr>
          <w:rFonts w:ascii="Roboto" w:hAnsi="Roboto"/>
          <w:rPrChange w:id="550" w:author="Ivannia Coto" w:date="2026-02-12T13:03:00Z" w16du:dateUtc="2026-02-12T19:03:00Z">
            <w:rPr/>
          </w:rPrChange>
        </w:rPr>
        <w:pPrChange w:id="551" w:author="Ivannia Coto" w:date="2026-02-12T13:04:00Z" w16du:dateUtc="2026-02-12T19:04:00Z">
          <w:pPr/>
        </w:pPrChange>
      </w:pPr>
    </w:p>
    <w:p w14:paraId="67AE8D04" w14:textId="77777777" w:rsidR="00C772B2" w:rsidRPr="007C644D" w:rsidRDefault="00C772B2" w:rsidP="007C644D">
      <w:pPr>
        <w:jc w:val="both"/>
        <w:rPr>
          <w:rFonts w:ascii="Roboto" w:hAnsi="Roboto"/>
          <w:rPrChange w:id="552" w:author="Ivannia Coto" w:date="2026-02-12T13:03:00Z" w16du:dateUtc="2026-02-12T19:03:00Z">
            <w:rPr/>
          </w:rPrChange>
        </w:rPr>
        <w:pPrChange w:id="553" w:author="Ivannia Coto" w:date="2026-02-12T13:04:00Z" w16du:dateUtc="2026-02-12T19:04:00Z">
          <w:pPr/>
        </w:pPrChange>
      </w:pPr>
    </w:p>
    <w:p w14:paraId="58459FC1" w14:textId="4792356F" w:rsidR="00C772B2" w:rsidRPr="007C644D" w:rsidRDefault="00C772B2" w:rsidP="007C644D">
      <w:pPr>
        <w:pStyle w:val="Ttulo1"/>
        <w:jc w:val="both"/>
        <w:rPr>
          <w:rFonts w:ascii="Roboto" w:hAnsi="Roboto"/>
          <w:rPrChange w:id="554" w:author="Ivannia Coto" w:date="2026-02-12T13:03:00Z" w16du:dateUtc="2026-02-12T19:03:00Z">
            <w:rPr/>
          </w:rPrChange>
        </w:rPr>
        <w:pPrChange w:id="555" w:author="Ivannia Coto" w:date="2026-02-12T13:04:00Z" w16du:dateUtc="2026-02-12T19:04:00Z">
          <w:pPr>
            <w:pStyle w:val="Ttulo1"/>
          </w:pPr>
        </w:pPrChange>
      </w:pPr>
      <w:bookmarkStart w:id="556" w:name="_Toc221699214"/>
      <w:r w:rsidRPr="007C644D">
        <w:rPr>
          <w:rFonts w:ascii="Roboto" w:hAnsi="Roboto"/>
          <w:rPrChange w:id="557" w:author="Ivannia Coto" w:date="2026-02-12T13:03:00Z" w16du:dateUtc="2026-02-12T19:03:00Z">
            <w:rPr/>
          </w:rPrChange>
        </w:rPr>
        <w:t>Alcance funcional</w:t>
      </w:r>
      <w:bookmarkEnd w:id="556"/>
    </w:p>
    <w:p w14:paraId="1FED1ED9" w14:textId="77777777" w:rsidR="00C772B2" w:rsidRPr="007C644D" w:rsidRDefault="00C772B2" w:rsidP="007C644D">
      <w:pPr>
        <w:jc w:val="both"/>
        <w:rPr>
          <w:rFonts w:ascii="Roboto" w:hAnsi="Roboto"/>
          <w:rPrChange w:id="558" w:author="Ivannia Coto" w:date="2026-02-12T13:03:00Z" w16du:dateUtc="2026-02-12T19:03:00Z">
            <w:rPr/>
          </w:rPrChange>
        </w:rPr>
        <w:pPrChange w:id="559" w:author="Ivannia Coto" w:date="2026-02-12T13:04:00Z" w16du:dateUtc="2026-02-12T19:04:00Z">
          <w:pPr/>
        </w:pPrChange>
      </w:pPr>
      <w:r w:rsidRPr="007C644D">
        <w:rPr>
          <w:rFonts w:ascii="Roboto" w:hAnsi="Roboto"/>
          <w:rPrChange w:id="560" w:author="Ivannia Coto" w:date="2026-02-12T13:03:00Z" w16du:dateUtc="2026-02-12T19:03:00Z">
            <w:rPr/>
          </w:rPrChange>
        </w:rPr>
        <w:t>La solución permitiría:</w:t>
      </w:r>
    </w:p>
    <w:p w14:paraId="66C53755" w14:textId="77777777" w:rsidR="00C772B2" w:rsidRPr="007C644D" w:rsidRDefault="00C772B2" w:rsidP="007C644D">
      <w:pPr>
        <w:numPr>
          <w:ilvl w:val="0"/>
          <w:numId w:val="16"/>
        </w:numPr>
        <w:jc w:val="both"/>
        <w:rPr>
          <w:rFonts w:ascii="Roboto" w:hAnsi="Roboto"/>
          <w:rPrChange w:id="561" w:author="Ivannia Coto" w:date="2026-02-12T13:03:00Z" w16du:dateUtc="2026-02-12T19:03:00Z">
            <w:rPr/>
          </w:rPrChange>
        </w:rPr>
        <w:pPrChange w:id="562" w:author="Ivannia Coto" w:date="2026-02-12T13:04:00Z" w16du:dateUtc="2026-02-12T19:04:00Z">
          <w:pPr>
            <w:numPr>
              <w:numId w:val="16"/>
            </w:numPr>
            <w:tabs>
              <w:tab w:val="num" w:pos="720"/>
            </w:tabs>
            <w:ind w:left="720" w:hanging="360"/>
          </w:pPr>
        </w:pPrChange>
      </w:pPr>
      <w:r w:rsidRPr="007C644D">
        <w:rPr>
          <w:rFonts w:ascii="Roboto" w:hAnsi="Roboto"/>
          <w:rPrChange w:id="563" w:author="Ivannia Coto" w:date="2026-02-12T13:03:00Z" w16du:dateUtc="2026-02-12T19:03:00Z">
            <w:rPr/>
          </w:rPrChange>
        </w:rPr>
        <w:t>Gestión centralizada de consultas.</w:t>
      </w:r>
    </w:p>
    <w:p w14:paraId="36E8A32D" w14:textId="77777777" w:rsidR="00C772B2" w:rsidRPr="007C644D" w:rsidRDefault="00C772B2" w:rsidP="007C644D">
      <w:pPr>
        <w:numPr>
          <w:ilvl w:val="0"/>
          <w:numId w:val="16"/>
        </w:numPr>
        <w:jc w:val="both"/>
        <w:rPr>
          <w:rFonts w:ascii="Roboto" w:hAnsi="Roboto"/>
          <w:rPrChange w:id="564" w:author="Ivannia Coto" w:date="2026-02-12T13:03:00Z" w16du:dateUtc="2026-02-12T19:03:00Z">
            <w:rPr/>
          </w:rPrChange>
        </w:rPr>
        <w:pPrChange w:id="565" w:author="Ivannia Coto" w:date="2026-02-12T13:04:00Z" w16du:dateUtc="2026-02-12T19:04:00Z">
          <w:pPr>
            <w:numPr>
              <w:numId w:val="16"/>
            </w:numPr>
            <w:tabs>
              <w:tab w:val="num" w:pos="720"/>
            </w:tabs>
            <w:ind w:left="720" w:hanging="360"/>
          </w:pPr>
        </w:pPrChange>
      </w:pPr>
      <w:r w:rsidRPr="007C644D">
        <w:rPr>
          <w:rFonts w:ascii="Roboto" w:hAnsi="Roboto"/>
          <w:rPrChange w:id="566" w:author="Ivannia Coto" w:date="2026-02-12T13:03:00Z" w16du:dateUtc="2026-02-12T19:03:00Z">
            <w:rPr/>
          </w:rPrChange>
        </w:rPr>
        <w:t>Registro completo de cada interesado.</w:t>
      </w:r>
    </w:p>
    <w:p w14:paraId="15C8D363" w14:textId="75C62132" w:rsidR="00C772B2" w:rsidRPr="007C644D" w:rsidRDefault="00C772B2" w:rsidP="007C644D">
      <w:pPr>
        <w:numPr>
          <w:ilvl w:val="0"/>
          <w:numId w:val="16"/>
        </w:numPr>
        <w:jc w:val="both"/>
        <w:rPr>
          <w:rFonts w:ascii="Roboto" w:hAnsi="Roboto"/>
          <w:rPrChange w:id="567" w:author="Ivannia Coto" w:date="2026-02-12T13:03:00Z" w16du:dateUtc="2026-02-12T19:03:00Z">
            <w:rPr/>
          </w:rPrChange>
        </w:rPr>
        <w:pPrChange w:id="568" w:author="Ivannia Coto" w:date="2026-02-12T13:04:00Z" w16du:dateUtc="2026-02-12T19:04:00Z">
          <w:pPr>
            <w:numPr>
              <w:numId w:val="16"/>
            </w:numPr>
            <w:tabs>
              <w:tab w:val="num" w:pos="720"/>
            </w:tabs>
            <w:ind w:left="720" w:hanging="360"/>
          </w:pPr>
        </w:pPrChange>
      </w:pPr>
      <w:r w:rsidRPr="007C644D">
        <w:rPr>
          <w:rFonts w:ascii="Roboto" w:hAnsi="Roboto"/>
          <w:rPrChange w:id="569" w:author="Ivannia Coto" w:date="2026-02-12T13:03:00Z" w16du:dateUtc="2026-02-12T19:03:00Z">
            <w:rPr/>
          </w:rPrChange>
        </w:rPr>
        <w:t>Seguimiento estructurado por curso</w:t>
      </w:r>
      <w:r w:rsidR="00077DF1" w:rsidRPr="007C644D">
        <w:rPr>
          <w:rFonts w:ascii="Roboto" w:hAnsi="Roboto"/>
          <w:rPrChange w:id="570" w:author="Ivannia Coto" w:date="2026-02-12T13:03:00Z" w16du:dateUtc="2026-02-12T19:03:00Z">
            <w:rPr/>
          </w:rPrChange>
        </w:rPr>
        <w:t xml:space="preserve"> y por persona encargada del curso</w:t>
      </w:r>
      <w:r w:rsidRPr="007C644D">
        <w:rPr>
          <w:rFonts w:ascii="Roboto" w:hAnsi="Roboto"/>
          <w:rPrChange w:id="571" w:author="Ivannia Coto" w:date="2026-02-12T13:03:00Z" w16du:dateUtc="2026-02-12T19:03:00Z">
            <w:rPr/>
          </w:rPrChange>
        </w:rPr>
        <w:t>.</w:t>
      </w:r>
    </w:p>
    <w:p w14:paraId="54622EDE" w14:textId="77777777" w:rsidR="00C772B2" w:rsidRPr="007C644D" w:rsidRDefault="00C772B2" w:rsidP="007C644D">
      <w:pPr>
        <w:numPr>
          <w:ilvl w:val="0"/>
          <w:numId w:val="16"/>
        </w:numPr>
        <w:jc w:val="both"/>
        <w:rPr>
          <w:rFonts w:ascii="Roboto" w:hAnsi="Roboto"/>
          <w:rPrChange w:id="572" w:author="Ivannia Coto" w:date="2026-02-12T13:03:00Z" w16du:dateUtc="2026-02-12T19:03:00Z">
            <w:rPr/>
          </w:rPrChange>
        </w:rPr>
        <w:pPrChange w:id="573" w:author="Ivannia Coto" w:date="2026-02-12T13:04:00Z" w16du:dateUtc="2026-02-12T19:04:00Z">
          <w:pPr>
            <w:numPr>
              <w:numId w:val="16"/>
            </w:numPr>
            <w:tabs>
              <w:tab w:val="num" w:pos="720"/>
            </w:tabs>
            <w:ind w:left="720" w:hanging="360"/>
          </w:pPr>
        </w:pPrChange>
      </w:pPr>
      <w:r w:rsidRPr="007C644D">
        <w:rPr>
          <w:rFonts w:ascii="Roboto" w:hAnsi="Roboto"/>
          <w:rPrChange w:id="574" w:author="Ivannia Coto" w:date="2026-02-12T13:03:00Z" w16du:dateUtc="2026-02-12T19:03:00Z">
            <w:rPr/>
          </w:rPrChange>
        </w:rPr>
        <w:lastRenderedPageBreak/>
        <w:t>Automatización de tareas internas.</w:t>
      </w:r>
    </w:p>
    <w:p w14:paraId="55ACD370" w14:textId="77777777" w:rsidR="00C772B2" w:rsidRPr="007C644D" w:rsidRDefault="00C772B2" w:rsidP="007C644D">
      <w:pPr>
        <w:numPr>
          <w:ilvl w:val="0"/>
          <w:numId w:val="16"/>
        </w:numPr>
        <w:jc w:val="both"/>
        <w:rPr>
          <w:rFonts w:ascii="Roboto" w:hAnsi="Roboto"/>
          <w:rPrChange w:id="575" w:author="Ivannia Coto" w:date="2026-02-12T13:03:00Z" w16du:dateUtc="2026-02-12T19:03:00Z">
            <w:rPr/>
          </w:rPrChange>
        </w:rPr>
        <w:pPrChange w:id="576" w:author="Ivannia Coto" w:date="2026-02-12T13:04:00Z" w16du:dateUtc="2026-02-12T19:04:00Z">
          <w:pPr>
            <w:numPr>
              <w:numId w:val="16"/>
            </w:numPr>
            <w:tabs>
              <w:tab w:val="num" w:pos="720"/>
            </w:tabs>
            <w:ind w:left="720" w:hanging="360"/>
          </w:pPr>
        </w:pPrChange>
      </w:pPr>
      <w:r w:rsidRPr="007C644D">
        <w:rPr>
          <w:rFonts w:ascii="Roboto" w:hAnsi="Roboto"/>
          <w:rPrChange w:id="577" w:author="Ivannia Coto" w:date="2026-02-12T13:03:00Z" w16du:dateUtc="2026-02-12T19:03:00Z">
            <w:rPr/>
          </w:rPrChange>
        </w:rPr>
        <w:t>Visualización de carga de trabajo del equipo.</w:t>
      </w:r>
    </w:p>
    <w:p w14:paraId="623852E4" w14:textId="77777777" w:rsidR="00C772B2" w:rsidRPr="007C644D" w:rsidRDefault="00C772B2" w:rsidP="007C644D">
      <w:pPr>
        <w:numPr>
          <w:ilvl w:val="0"/>
          <w:numId w:val="16"/>
        </w:numPr>
        <w:jc w:val="both"/>
        <w:rPr>
          <w:rFonts w:ascii="Roboto" w:hAnsi="Roboto"/>
          <w:rPrChange w:id="578" w:author="Ivannia Coto" w:date="2026-02-12T13:03:00Z" w16du:dateUtc="2026-02-12T19:03:00Z">
            <w:rPr/>
          </w:rPrChange>
        </w:rPr>
        <w:pPrChange w:id="579" w:author="Ivannia Coto" w:date="2026-02-12T13:04:00Z" w16du:dateUtc="2026-02-12T19:04:00Z">
          <w:pPr>
            <w:numPr>
              <w:numId w:val="16"/>
            </w:numPr>
            <w:tabs>
              <w:tab w:val="num" w:pos="720"/>
            </w:tabs>
            <w:ind w:left="720" w:hanging="360"/>
          </w:pPr>
        </w:pPrChange>
      </w:pPr>
      <w:r w:rsidRPr="007C644D">
        <w:rPr>
          <w:rFonts w:ascii="Roboto" w:hAnsi="Roboto"/>
          <w:rPrChange w:id="580" w:author="Ivannia Coto" w:date="2026-02-12T13:03:00Z" w16du:dateUtc="2026-02-12T19:03:00Z">
            <w:rPr/>
          </w:rPrChange>
        </w:rPr>
        <w:t>Generación de reportes de conversión.</w:t>
      </w:r>
    </w:p>
    <w:p w14:paraId="25D0E18D" w14:textId="77777777" w:rsidR="00C772B2" w:rsidRPr="007C644D" w:rsidRDefault="00C772B2" w:rsidP="007C644D">
      <w:pPr>
        <w:numPr>
          <w:ilvl w:val="0"/>
          <w:numId w:val="16"/>
        </w:numPr>
        <w:jc w:val="both"/>
        <w:rPr>
          <w:rFonts w:ascii="Roboto" w:hAnsi="Roboto"/>
          <w:rPrChange w:id="581" w:author="Ivannia Coto" w:date="2026-02-12T13:03:00Z" w16du:dateUtc="2026-02-12T19:03:00Z">
            <w:rPr/>
          </w:rPrChange>
        </w:rPr>
        <w:pPrChange w:id="582" w:author="Ivannia Coto" w:date="2026-02-12T13:04:00Z" w16du:dateUtc="2026-02-12T19:04:00Z">
          <w:pPr>
            <w:numPr>
              <w:numId w:val="16"/>
            </w:numPr>
            <w:tabs>
              <w:tab w:val="num" w:pos="720"/>
            </w:tabs>
            <w:ind w:left="720" w:hanging="360"/>
          </w:pPr>
        </w:pPrChange>
      </w:pPr>
      <w:r w:rsidRPr="007C644D">
        <w:rPr>
          <w:rFonts w:ascii="Roboto" w:hAnsi="Roboto"/>
          <w:rPrChange w:id="583" w:author="Ivannia Coto" w:date="2026-02-12T13:03:00Z" w16du:dateUtc="2026-02-12T19:03:00Z">
            <w:rPr/>
          </w:rPrChange>
        </w:rPr>
        <w:t>Control de estados de facturación.</w:t>
      </w:r>
    </w:p>
    <w:p w14:paraId="5969A734" w14:textId="77777777" w:rsidR="00C772B2" w:rsidRPr="007C644D" w:rsidRDefault="00C772B2" w:rsidP="007C644D">
      <w:pPr>
        <w:numPr>
          <w:ilvl w:val="0"/>
          <w:numId w:val="16"/>
        </w:numPr>
        <w:jc w:val="both"/>
        <w:rPr>
          <w:rFonts w:ascii="Roboto" w:hAnsi="Roboto"/>
          <w:rPrChange w:id="584" w:author="Ivannia Coto" w:date="2026-02-12T13:03:00Z" w16du:dateUtc="2026-02-12T19:03:00Z">
            <w:rPr/>
          </w:rPrChange>
        </w:rPr>
        <w:pPrChange w:id="585" w:author="Ivannia Coto" w:date="2026-02-12T13:04:00Z" w16du:dateUtc="2026-02-12T19:04:00Z">
          <w:pPr>
            <w:numPr>
              <w:numId w:val="16"/>
            </w:numPr>
            <w:tabs>
              <w:tab w:val="num" w:pos="720"/>
            </w:tabs>
            <w:ind w:left="720" w:hanging="360"/>
          </w:pPr>
        </w:pPrChange>
      </w:pPr>
      <w:r w:rsidRPr="007C644D">
        <w:rPr>
          <w:rFonts w:ascii="Roboto" w:hAnsi="Roboto"/>
          <w:rPrChange w:id="586" w:author="Ivannia Coto" w:date="2026-02-12T13:03:00Z" w16du:dateUtc="2026-02-12T19:03:00Z">
            <w:rPr/>
          </w:rPrChange>
        </w:rPr>
        <w:t>Historial completo por cliente.</w:t>
      </w:r>
    </w:p>
    <w:p w14:paraId="36C708C0" w14:textId="65264B3D" w:rsidR="00077DF1" w:rsidRPr="007C644D" w:rsidRDefault="00077DF1" w:rsidP="007C644D">
      <w:pPr>
        <w:numPr>
          <w:ilvl w:val="0"/>
          <w:numId w:val="16"/>
        </w:numPr>
        <w:jc w:val="both"/>
        <w:rPr>
          <w:rFonts w:ascii="Roboto" w:hAnsi="Roboto"/>
          <w:rPrChange w:id="587" w:author="Ivannia Coto" w:date="2026-02-12T13:03:00Z" w16du:dateUtc="2026-02-12T19:03:00Z">
            <w:rPr/>
          </w:rPrChange>
        </w:rPr>
        <w:pPrChange w:id="588" w:author="Ivannia Coto" w:date="2026-02-12T13:04:00Z" w16du:dateUtc="2026-02-12T19:04:00Z">
          <w:pPr>
            <w:numPr>
              <w:numId w:val="16"/>
            </w:numPr>
            <w:tabs>
              <w:tab w:val="num" w:pos="720"/>
            </w:tabs>
            <w:ind w:left="720" w:hanging="360"/>
          </w:pPr>
        </w:pPrChange>
      </w:pPr>
      <w:r w:rsidRPr="007C644D">
        <w:rPr>
          <w:rFonts w:ascii="Roboto" w:hAnsi="Roboto"/>
          <w:rPrChange w:id="589" w:author="Ivannia Coto" w:date="2026-02-12T13:03:00Z" w16du:dateUtc="2026-02-12T19:03:00Z">
            <w:rPr/>
          </w:rPrChange>
        </w:rPr>
        <w:t>La propuesta incluye 10 usuarios.</w:t>
      </w:r>
    </w:p>
    <w:p w14:paraId="042ED9A6" w14:textId="77777777" w:rsidR="00C772B2" w:rsidRPr="007C644D" w:rsidRDefault="00C772B2" w:rsidP="007C644D">
      <w:pPr>
        <w:jc w:val="both"/>
        <w:rPr>
          <w:rFonts w:ascii="Roboto" w:hAnsi="Roboto"/>
          <w:rPrChange w:id="590" w:author="Ivannia Coto" w:date="2026-02-12T13:03:00Z" w16du:dateUtc="2026-02-12T19:03:00Z">
            <w:rPr/>
          </w:rPrChange>
        </w:rPr>
        <w:pPrChange w:id="591" w:author="Ivannia Coto" w:date="2026-02-12T13:04:00Z" w16du:dateUtc="2026-02-12T19:04:00Z">
          <w:pPr/>
        </w:pPrChange>
      </w:pPr>
    </w:p>
    <w:p w14:paraId="2122EDB2" w14:textId="77777777" w:rsidR="00A44ED5" w:rsidRPr="007C644D" w:rsidRDefault="00A44ED5" w:rsidP="007C644D">
      <w:pPr>
        <w:jc w:val="both"/>
        <w:rPr>
          <w:rFonts w:ascii="Roboto" w:hAnsi="Roboto"/>
          <w:rPrChange w:id="592" w:author="Ivannia Coto" w:date="2026-02-12T13:03:00Z" w16du:dateUtc="2026-02-12T19:03:00Z">
            <w:rPr/>
          </w:rPrChange>
        </w:rPr>
        <w:pPrChange w:id="593" w:author="Ivannia Coto" w:date="2026-02-12T13:04:00Z" w16du:dateUtc="2026-02-12T19:04:00Z">
          <w:pPr/>
        </w:pPrChange>
      </w:pPr>
    </w:p>
    <w:p w14:paraId="7593FC67" w14:textId="77777777" w:rsidR="00A44ED5" w:rsidRPr="007C644D" w:rsidRDefault="00A44ED5" w:rsidP="007C644D">
      <w:pPr>
        <w:jc w:val="both"/>
        <w:rPr>
          <w:rFonts w:ascii="Roboto" w:hAnsi="Roboto"/>
          <w:rPrChange w:id="594" w:author="Ivannia Coto" w:date="2026-02-12T13:03:00Z" w16du:dateUtc="2026-02-12T19:03:00Z">
            <w:rPr/>
          </w:rPrChange>
        </w:rPr>
        <w:pPrChange w:id="595" w:author="Ivannia Coto" w:date="2026-02-12T13:04:00Z" w16du:dateUtc="2026-02-12T19:04:00Z">
          <w:pPr/>
        </w:pPrChange>
      </w:pPr>
    </w:p>
    <w:p w14:paraId="6EFD1FAC" w14:textId="77777777" w:rsidR="00A44ED5" w:rsidRPr="007C644D" w:rsidRDefault="00A44ED5" w:rsidP="007C644D">
      <w:pPr>
        <w:jc w:val="both"/>
        <w:rPr>
          <w:rFonts w:ascii="Roboto" w:hAnsi="Roboto"/>
          <w:rPrChange w:id="596" w:author="Ivannia Coto" w:date="2026-02-12T13:03:00Z" w16du:dateUtc="2026-02-12T19:03:00Z">
            <w:rPr/>
          </w:rPrChange>
        </w:rPr>
        <w:pPrChange w:id="597" w:author="Ivannia Coto" w:date="2026-02-12T13:04:00Z" w16du:dateUtc="2026-02-12T19:04:00Z">
          <w:pPr/>
        </w:pPrChange>
      </w:pPr>
    </w:p>
    <w:p w14:paraId="49189B10" w14:textId="77777777" w:rsidR="00A44ED5" w:rsidRPr="007C644D" w:rsidRDefault="00A44ED5" w:rsidP="007C644D">
      <w:pPr>
        <w:jc w:val="both"/>
        <w:rPr>
          <w:rFonts w:ascii="Roboto" w:hAnsi="Roboto"/>
          <w:rPrChange w:id="598" w:author="Ivannia Coto" w:date="2026-02-12T13:03:00Z" w16du:dateUtc="2026-02-12T19:03:00Z">
            <w:rPr/>
          </w:rPrChange>
        </w:rPr>
        <w:pPrChange w:id="599" w:author="Ivannia Coto" w:date="2026-02-12T13:04:00Z" w16du:dateUtc="2026-02-12T19:04:00Z">
          <w:pPr/>
        </w:pPrChange>
      </w:pPr>
    </w:p>
    <w:p w14:paraId="34A3BAEC" w14:textId="77777777" w:rsidR="00A44ED5" w:rsidRPr="007C644D" w:rsidRDefault="00A44ED5" w:rsidP="007C644D">
      <w:pPr>
        <w:jc w:val="both"/>
        <w:rPr>
          <w:rFonts w:ascii="Roboto" w:hAnsi="Roboto"/>
          <w:rPrChange w:id="600" w:author="Ivannia Coto" w:date="2026-02-12T13:03:00Z" w16du:dateUtc="2026-02-12T19:03:00Z">
            <w:rPr/>
          </w:rPrChange>
        </w:rPr>
        <w:pPrChange w:id="601" w:author="Ivannia Coto" w:date="2026-02-12T13:04:00Z" w16du:dateUtc="2026-02-12T19:04:00Z">
          <w:pPr/>
        </w:pPrChange>
      </w:pPr>
    </w:p>
    <w:p w14:paraId="1504A862" w14:textId="77777777" w:rsidR="00A44ED5" w:rsidRPr="007C644D" w:rsidRDefault="00A44ED5" w:rsidP="007C644D">
      <w:pPr>
        <w:jc w:val="both"/>
        <w:rPr>
          <w:rFonts w:ascii="Roboto" w:hAnsi="Roboto"/>
          <w:rPrChange w:id="602" w:author="Ivannia Coto" w:date="2026-02-12T13:03:00Z" w16du:dateUtc="2026-02-12T19:03:00Z">
            <w:rPr/>
          </w:rPrChange>
        </w:rPr>
        <w:pPrChange w:id="603" w:author="Ivannia Coto" w:date="2026-02-12T13:04:00Z" w16du:dateUtc="2026-02-12T19:04:00Z">
          <w:pPr/>
        </w:pPrChange>
      </w:pPr>
    </w:p>
    <w:p w14:paraId="1B2C0AAA" w14:textId="77777777" w:rsidR="00A44ED5" w:rsidRPr="007C644D" w:rsidRDefault="00A44ED5" w:rsidP="007C644D">
      <w:pPr>
        <w:jc w:val="both"/>
        <w:rPr>
          <w:rFonts w:ascii="Roboto" w:hAnsi="Roboto"/>
          <w:rPrChange w:id="604" w:author="Ivannia Coto" w:date="2026-02-12T13:03:00Z" w16du:dateUtc="2026-02-12T19:03:00Z">
            <w:rPr/>
          </w:rPrChange>
        </w:rPr>
        <w:pPrChange w:id="605" w:author="Ivannia Coto" w:date="2026-02-12T13:04:00Z" w16du:dateUtc="2026-02-12T19:04:00Z">
          <w:pPr/>
        </w:pPrChange>
      </w:pPr>
    </w:p>
    <w:p w14:paraId="5390AC7A" w14:textId="77777777" w:rsidR="00A44ED5" w:rsidRPr="007C644D" w:rsidRDefault="00A44ED5" w:rsidP="007C644D">
      <w:pPr>
        <w:jc w:val="both"/>
        <w:rPr>
          <w:rFonts w:ascii="Roboto" w:hAnsi="Roboto"/>
          <w:rPrChange w:id="606" w:author="Ivannia Coto" w:date="2026-02-12T13:03:00Z" w16du:dateUtc="2026-02-12T19:03:00Z">
            <w:rPr/>
          </w:rPrChange>
        </w:rPr>
        <w:pPrChange w:id="607" w:author="Ivannia Coto" w:date="2026-02-12T13:04:00Z" w16du:dateUtc="2026-02-12T19:04:00Z">
          <w:pPr/>
        </w:pPrChange>
      </w:pPr>
    </w:p>
    <w:p w14:paraId="60DE1DD7" w14:textId="77777777" w:rsidR="00A44ED5" w:rsidRPr="007C644D" w:rsidRDefault="00A44ED5" w:rsidP="007C644D">
      <w:pPr>
        <w:jc w:val="both"/>
        <w:rPr>
          <w:rFonts w:ascii="Roboto" w:hAnsi="Roboto"/>
          <w:rPrChange w:id="608" w:author="Ivannia Coto" w:date="2026-02-12T13:03:00Z" w16du:dateUtc="2026-02-12T19:03:00Z">
            <w:rPr/>
          </w:rPrChange>
        </w:rPr>
        <w:pPrChange w:id="609" w:author="Ivannia Coto" w:date="2026-02-12T13:04:00Z" w16du:dateUtc="2026-02-12T19:04:00Z">
          <w:pPr/>
        </w:pPrChange>
      </w:pPr>
    </w:p>
    <w:p w14:paraId="55C8FAFD" w14:textId="7252590C" w:rsidR="00C772B2" w:rsidRPr="007C644D" w:rsidRDefault="00C772B2" w:rsidP="007C644D">
      <w:pPr>
        <w:pStyle w:val="Ttulo1"/>
        <w:jc w:val="both"/>
        <w:rPr>
          <w:rFonts w:ascii="Roboto" w:hAnsi="Roboto"/>
          <w:rPrChange w:id="610" w:author="Ivannia Coto" w:date="2026-02-12T13:03:00Z" w16du:dateUtc="2026-02-12T19:03:00Z">
            <w:rPr/>
          </w:rPrChange>
        </w:rPr>
        <w:pPrChange w:id="611" w:author="Ivannia Coto" w:date="2026-02-12T13:04:00Z" w16du:dateUtc="2026-02-12T19:04:00Z">
          <w:pPr>
            <w:pStyle w:val="Ttulo1"/>
          </w:pPr>
        </w:pPrChange>
      </w:pPr>
      <w:bookmarkStart w:id="612" w:name="_Toc221699215"/>
      <w:r w:rsidRPr="007C644D">
        <w:rPr>
          <w:rFonts w:ascii="Roboto" w:hAnsi="Roboto"/>
          <w:rPrChange w:id="613" w:author="Ivannia Coto" w:date="2026-02-12T13:03:00Z" w16du:dateUtc="2026-02-12T19:03:00Z">
            <w:rPr/>
          </w:rPrChange>
        </w:rPr>
        <w:t>Beneficios</w:t>
      </w:r>
      <w:bookmarkEnd w:id="612"/>
    </w:p>
    <w:p w14:paraId="24BFC226" w14:textId="0F2740EE" w:rsidR="00C772B2" w:rsidRPr="007C644D" w:rsidRDefault="00C772B2" w:rsidP="007C644D">
      <w:pPr>
        <w:pStyle w:val="Ttulo2"/>
        <w:jc w:val="both"/>
        <w:rPr>
          <w:rFonts w:ascii="Roboto" w:hAnsi="Roboto"/>
          <w:rPrChange w:id="614" w:author="Ivannia Coto" w:date="2026-02-12T13:03:00Z" w16du:dateUtc="2026-02-12T19:03:00Z">
            <w:rPr/>
          </w:rPrChange>
        </w:rPr>
        <w:pPrChange w:id="615" w:author="Ivannia Coto" w:date="2026-02-12T13:04:00Z" w16du:dateUtc="2026-02-12T19:04:00Z">
          <w:pPr>
            <w:pStyle w:val="Ttulo2"/>
          </w:pPr>
        </w:pPrChange>
      </w:pPr>
      <w:bookmarkStart w:id="616" w:name="_Toc221699216"/>
      <w:r w:rsidRPr="007C644D">
        <w:rPr>
          <w:rFonts w:ascii="Roboto" w:hAnsi="Roboto"/>
          <w:rPrChange w:id="617" w:author="Ivannia Coto" w:date="2026-02-12T13:03:00Z" w16du:dateUtc="2026-02-12T19:03:00Z">
            <w:rPr/>
          </w:rPrChange>
        </w:rPr>
        <w:t>Beneficios Operativos</w:t>
      </w:r>
      <w:bookmarkEnd w:id="616"/>
    </w:p>
    <w:p w14:paraId="7D225F08" w14:textId="2949B34D" w:rsidR="00C772B2" w:rsidRPr="007C644D" w:rsidRDefault="00C772B2" w:rsidP="007C644D">
      <w:pPr>
        <w:pStyle w:val="Prrafodelista"/>
        <w:numPr>
          <w:ilvl w:val="0"/>
          <w:numId w:val="16"/>
        </w:numPr>
        <w:jc w:val="both"/>
        <w:rPr>
          <w:rFonts w:ascii="Roboto" w:hAnsi="Roboto"/>
          <w:rPrChange w:id="618" w:author="Ivannia Coto" w:date="2026-02-12T13:03:00Z" w16du:dateUtc="2026-02-12T19:03:00Z">
            <w:rPr/>
          </w:rPrChange>
        </w:rPr>
        <w:pPrChange w:id="619" w:author="Ivannia Coto" w:date="2026-02-12T13:04:00Z" w16du:dateUtc="2026-02-12T19:04:00Z">
          <w:pPr>
            <w:pStyle w:val="Prrafodelista"/>
            <w:numPr>
              <w:numId w:val="16"/>
            </w:numPr>
            <w:tabs>
              <w:tab w:val="num" w:pos="720"/>
            </w:tabs>
            <w:ind w:hanging="360"/>
          </w:pPr>
        </w:pPrChange>
      </w:pPr>
      <w:r w:rsidRPr="007C644D">
        <w:rPr>
          <w:rFonts w:ascii="Roboto" w:hAnsi="Roboto"/>
          <w:rPrChange w:id="620" w:author="Ivannia Coto" w:date="2026-02-12T13:03:00Z" w16du:dateUtc="2026-02-12T19:03:00Z">
            <w:rPr/>
          </w:rPrChange>
        </w:rPr>
        <w:t>Centralización de la información.</w:t>
      </w:r>
    </w:p>
    <w:p w14:paraId="2AA4BDFA" w14:textId="27944B35" w:rsidR="00C772B2" w:rsidRPr="007C644D" w:rsidRDefault="00C772B2" w:rsidP="007C644D">
      <w:pPr>
        <w:pStyle w:val="Prrafodelista"/>
        <w:numPr>
          <w:ilvl w:val="0"/>
          <w:numId w:val="16"/>
        </w:numPr>
        <w:jc w:val="both"/>
        <w:rPr>
          <w:rFonts w:ascii="Roboto" w:hAnsi="Roboto"/>
          <w:rPrChange w:id="621" w:author="Ivannia Coto" w:date="2026-02-12T13:03:00Z" w16du:dateUtc="2026-02-12T19:03:00Z">
            <w:rPr/>
          </w:rPrChange>
        </w:rPr>
        <w:pPrChange w:id="622" w:author="Ivannia Coto" w:date="2026-02-12T13:04:00Z" w16du:dateUtc="2026-02-12T19:04:00Z">
          <w:pPr>
            <w:pStyle w:val="Prrafodelista"/>
            <w:numPr>
              <w:numId w:val="16"/>
            </w:numPr>
            <w:tabs>
              <w:tab w:val="num" w:pos="720"/>
            </w:tabs>
            <w:ind w:hanging="360"/>
          </w:pPr>
        </w:pPrChange>
      </w:pPr>
      <w:r w:rsidRPr="007C644D">
        <w:rPr>
          <w:rFonts w:ascii="Roboto" w:hAnsi="Roboto"/>
          <w:rPrChange w:id="623" w:author="Ivannia Coto" w:date="2026-02-12T13:03:00Z" w16du:dateUtc="2026-02-12T19:03:00Z">
            <w:rPr/>
          </w:rPrChange>
        </w:rPr>
        <w:t>Reducción de errores manuales.</w:t>
      </w:r>
    </w:p>
    <w:p w14:paraId="0D18F445" w14:textId="249C7ED8" w:rsidR="00C772B2" w:rsidRPr="007C644D" w:rsidRDefault="00C772B2" w:rsidP="007C644D">
      <w:pPr>
        <w:pStyle w:val="Prrafodelista"/>
        <w:numPr>
          <w:ilvl w:val="0"/>
          <w:numId w:val="16"/>
        </w:numPr>
        <w:jc w:val="both"/>
        <w:rPr>
          <w:rFonts w:ascii="Roboto" w:hAnsi="Roboto"/>
          <w:rPrChange w:id="624" w:author="Ivannia Coto" w:date="2026-02-12T13:03:00Z" w16du:dateUtc="2026-02-12T19:03:00Z">
            <w:rPr/>
          </w:rPrChange>
        </w:rPr>
        <w:pPrChange w:id="625" w:author="Ivannia Coto" w:date="2026-02-12T13:04:00Z" w16du:dateUtc="2026-02-12T19:04:00Z">
          <w:pPr>
            <w:pStyle w:val="Prrafodelista"/>
            <w:numPr>
              <w:numId w:val="16"/>
            </w:numPr>
            <w:tabs>
              <w:tab w:val="num" w:pos="720"/>
            </w:tabs>
            <w:ind w:hanging="360"/>
          </w:pPr>
        </w:pPrChange>
      </w:pPr>
      <w:r w:rsidRPr="007C644D">
        <w:rPr>
          <w:rFonts w:ascii="Roboto" w:hAnsi="Roboto"/>
          <w:rPrChange w:id="626" w:author="Ivannia Coto" w:date="2026-02-12T13:03:00Z" w16du:dateUtc="2026-02-12T19:03:00Z">
            <w:rPr/>
          </w:rPrChange>
        </w:rPr>
        <w:t>Disminución de reprocesos.</w:t>
      </w:r>
    </w:p>
    <w:p w14:paraId="115FA362" w14:textId="5F4559F7" w:rsidR="00C772B2" w:rsidRPr="007C644D" w:rsidRDefault="00C772B2" w:rsidP="007C644D">
      <w:pPr>
        <w:pStyle w:val="Prrafodelista"/>
        <w:numPr>
          <w:ilvl w:val="0"/>
          <w:numId w:val="16"/>
        </w:numPr>
        <w:jc w:val="both"/>
        <w:rPr>
          <w:rFonts w:ascii="Roboto" w:hAnsi="Roboto"/>
          <w:rPrChange w:id="627" w:author="Ivannia Coto" w:date="2026-02-12T13:03:00Z" w16du:dateUtc="2026-02-12T19:03:00Z">
            <w:rPr/>
          </w:rPrChange>
        </w:rPr>
        <w:pPrChange w:id="628" w:author="Ivannia Coto" w:date="2026-02-12T13:04:00Z" w16du:dateUtc="2026-02-12T19:04:00Z">
          <w:pPr>
            <w:pStyle w:val="Prrafodelista"/>
            <w:numPr>
              <w:numId w:val="16"/>
            </w:numPr>
            <w:tabs>
              <w:tab w:val="num" w:pos="720"/>
            </w:tabs>
            <w:ind w:hanging="360"/>
          </w:pPr>
        </w:pPrChange>
      </w:pPr>
      <w:r w:rsidRPr="007C644D">
        <w:rPr>
          <w:rFonts w:ascii="Roboto" w:hAnsi="Roboto"/>
          <w:rPrChange w:id="629" w:author="Ivannia Coto" w:date="2026-02-12T13:03:00Z" w16du:dateUtc="2026-02-12T19:03:00Z">
            <w:rPr/>
          </w:rPrChange>
        </w:rPr>
        <w:t>Mejor control del seguimiento.</w:t>
      </w:r>
    </w:p>
    <w:p w14:paraId="1D0B8F71" w14:textId="30B41ED9" w:rsidR="00C772B2" w:rsidRPr="007C644D" w:rsidRDefault="00C772B2" w:rsidP="007C644D">
      <w:pPr>
        <w:pStyle w:val="Prrafodelista"/>
        <w:numPr>
          <w:ilvl w:val="0"/>
          <w:numId w:val="16"/>
        </w:numPr>
        <w:jc w:val="both"/>
        <w:rPr>
          <w:rFonts w:ascii="Roboto" w:hAnsi="Roboto"/>
          <w:rPrChange w:id="630" w:author="Ivannia Coto" w:date="2026-02-12T13:03:00Z" w16du:dateUtc="2026-02-12T19:03:00Z">
            <w:rPr/>
          </w:rPrChange>
        </w:rPr>
        <w:pPrChange w:id="631" w:author="Ivannia Coto" w:date="2026-02-12T13:04:00Z" w16du:dateUtc="2026-02-12T19:04:00Z">
          <w:pPr>
            <w:pStyle w:val="Prrafodelista"/>
            <w:numPr>
              <w:numId w:val="16"/>
            </w:numPr>
            <w:tabs>
              <w:tab w:val="num" w:pos="720"/>
            </w:tabs>
            <w:ind w:hanging="360"/>
          </w:pPr>
        </w:pPrChange>
      </w:pPr>
      <w:r w:rsidRPr="007C644D">
        <w:rPr>
          <w:rFonts w:ascii="Roboto" w:hAnsi="Roboto"/>
          <w:rPrChange w:id="632" w:author="Ivannia Coto" w:date="2026-02-12T13:03:00Z" w16du:dateUtc="2026-02-12T19:03:00Z">
            <w:rPr/>
          </w:rPrChange>
        </w:rPr>
        <w:t>Mayor orden administrativo.</w:t>
      </w:r>
    </w:p>
    <w:p w14:paraId="4930A510" w14:textId="77777777" w:rsidR="00C772B2" w:rsidRPr="007C644D" w:rsidRDefault="00C772B2" w:rsidP="007C644D">
      <w:pPr>
        <w:jc w:val="both"/>
        <w:rPr>
          <w:rFonts w:ascii="Roboto" w:hAnsi="Roboto"/>
          <w:rPrChange w:id="633" w:author="Ivannia Coto" w:date="2026-02-12T13:03:00Z" w16du:dateUtc="2026-02-12T19:03:00Z">
            <w:rPr/>
          </w:rPrChange>
        </w:rPr>
        <w:pPrChange w:id="634" w:author="Ivannia Coto" w:date="2026-02-12T13:04:00Z" w16du:dateUtc="2026-02-12T19:04:00Z">
          <w:pPr/>
        </w:pPrChange>
      </w:pPr>
    </w:p>
    <w:p w14:paraId="447772C8" w14:textId="4C513D99" w:rsidR="00C772B2" w:rsidRPr="007C644D" w:rsidRDefault="00C772B2" w:rsidP="007C644D">
      <w:pPr>
        <w:pStyle w:val="Ttulo2"/>
        <w:jc w:val="both"/>
        <w:rPr>
          <w:rFonts w:ascii="Roboto" w:hAnsi="Roboto"/>
          <w:rPrChange w:id="635" w:author="Ivannia Coto" w:date="2026-02-12T13:03:00Z" w16du:dateUtc="2026-02-12T19:03:00Z">
            <w:rPr/>
          </w:rPrChange>
        </w:rPr>
        <w:pPrChange w:id="636" w:author="Ivannia Coto" w:date="2026-02-12T13:04:00Z" w16du:dateUtc="2026-02-12T19:04:00Z">
          <w:pPr>
            <w:pStyle w:val="Ttulo2"/>
          </w:pPr>
        </w:pPrChange>
      </w:pPr>
      <w:bookmarkStart w:id="637" w:name="_Toc221699217"/>
      <w:r w:rsidRPr="007C644D">
        <w:rPr>
          <w:rFonts w:ascii="Roboto" w:hAnsi="Roboto"/>
          <w:rPrChange w:id="638" w:author="Ivannia Coto" w:date="2026-02-12T13:03:00Z" w16du:dateUtc="2026-02-12T19:03:00Z">
            <w:rPr/>
          </w:rPrChange>
        </w:rPr>
        <w:lastRenderedPageBreak/>
        <w:t>Beneficios Estratégicos</w:t>
      </w:r>
      <w:bookmarkEnd w:id="637"/>
    </w:p>
    <w:p w14:paraId="20CC7E66" w14:textId="69BB1387" w:rsidR="00C772B2" w:rsidRPr="007C644D" w:rsidRDefault="00C772B2" w:rsidP="007C644D">
      <w:pPr>
        <w:pStyle w:val="Prrafodelista"/>
        <w:numPr>
          <w:ilvl w:val="0"/>
          <w:numId w:val="16"/>
        </w:numPr>
        <w:jc w:val="both"/>
        <w:rPr>
          <w:rFonts w:ascii="Roboto" w:hAnsi="Roboto"/>
          <w:rPrChange w:id="639" w:author="Ivannia Coto" w:date="2026-02-12T13:03:00Z" w16du:dateUtc="2026-02-12T19:03:00Z">
            <w:rPr/>
          </w:rPrChange>
        </w:rPr>
        <w:pPrChange w:id="640" w:author="Ivannia Coto" w:date="2026-02-12T13:04:00Z" w16du:dateUtc="2026-02-12T19:04:00Z">
          <w:pPr>
            <w:pStyle w:val="Prrafodelista"/>
            <w:numPr>
              <w:numId w:val="16"/>
            </w:numPr>
            <w:tabs>
              <w:tab w:val="num" w:pos="720"/>
            </w:tabs>
            <w:ind w:hanging="360"/>
          </w:pPr>
        </w:pPrChange>
      </w:pPr>
      <w:r w:rsidRPr="007C644D">
        <w:rPr>
          <w:rFonts w:ascii="Roboto" w:hAnsi="Roboto"/>
          <w:rPrChange w:id="641" w:author="Ivannia Coto" w:date="2026-02-12T13:03:00Z" w16du:dateUtc="2026-02-12T19:03:00Z">
            <w:rPr/>
          </w:rPrChange>
        </w:rPr>
        <w:t>Medición de tasa de conversión.</w:t>
      </w:r>
    </w:p>
    <w:p w14:paraId="6019C527" w14:textId="7BCFF80E" w:rsidR="00C772B2" w:rsidRPr="007C644D" w:rsidRDefault="00C772B2" w:rsidP="007C644D">
      <w:pPr>
        <w:pStyle w:val="Prrafodelista"/>
        <w:numPr>
          <w:ilvl w:val="0"/>
          <w:numId w:val="16"/>
        </w:numPr>
        <w:jc w:val="both"/>
        <w:rPr>
          <w:rFonts w:ascii="Roboto" w:hAnsi="Roboto"/>
          <w:rPrChange w:id="642" w:author="Ivannia Coto" w:date="2026-02-12T13:03:00Z" w16du:dateUtc="2026-02-12T19:03:00Z">
            <w:rPr/>
          </w:rPrChange>
        </w:rPr>
        <w:pPrChange w:id="643" w:author="Ivannia Coto" w:date="2026-02-12T13:04:00Z" w16du:dateUtc="2026-02-12T19:04:00Z">
          <w:pPr>
            <w:pStyle w:val="Prrafodelista"/>
            <w:numPr>
              <w:numId w:val="16"/>
            </w:numPr>
            <w:tabs>
              <w:tab w:val="num" w:pos="720"/>
            </w:tabs>
            <w:ind w:hanging="360"/>
          </w:pPr>
        </w:pPrChange>
      </w:pPr>
      <w:r w:rsidRPr="007C644D">
        <w:rPr>
          <w:rFonts w:ascii="Roboto" w:hAnsi="Roboto"/>
          <w:rPrChange w:id="644" w:author="Ivannia Coto" w:date="2026-02-12T13:03:00Z" w16du:dateUtc="2026-02-12T19:03:00Z">
            <w:rPr/>
          </w:rPrChange>
        </w:rPr>
        <w:t>Identificación de cuellos de botella.</w:t>
      </w:r>
    </w:p>
    <w:p w14:paraId="57AD488D" w14:textId="705AFC94" w:rsidR="00C772B2" w:rsidRPr="007C644D" w:rsidRDefault="00C772B2" w:rsidP="007C644D">
      <w:pPr>
        <w:pStyle w:val="Prrafodelista"/>
        <w:numPr>
          <w:ilvl w:val="0"/>
          <w:numId w:val="16"/>
        </w:numPr>
        <w:jc w:val="both"/>
        <w:rPr>
          <w:rFonts w:ascii="Roboto" w:hAnsi="Roboto"/>
          <w:rPrChange w:id="645" w:author="Ivannia Coto" w:date="2026-02-12T13:03:00Z" w16du:dateUtc="2026-02-12T19:03:00Z">
            <w:rPr/>
          </w:rPrChange>
        </w:rPr>
        <w:pPrChange w:id="646" w:author="Ivannia Coto" w:date="2026-02-12T13:04:00Z" w16du:dateUtc="2026-02-12T19:04:00Z">
          <w:pPr>
            <w:pStyle w:val="Prrafodelista"/>
            <w:numPr>
              <w:numId w:val="16"/>
            </w:numPr>
            <w:tabs>
              <w:tab w:val="num" w:pos="720"/>
            </w:tabs>
            <w:ind w:hanging="360"/>
          </w:pPr>
        </w:pPrChange>
      </w:pPr>
      <w:r w:rsidRPr="007C644D">
        <w:rPr>
          <w:rFonts w:ascii="Roboto" w:hAnsi="Roboto"/>
          <w:rPrChange w:id="647" w:author="Ivannia Coto" w:date="2026-02-12T13:03:00Z" w16du:dateUtc="2026-02-12T19:03:00Z">
            <w:rPr/>
          </w:rPrChange>
        </w:rPr>
        <w:t>Información en tiempo real para toma de decisiones.</w:t>
      </w:r>
    </w:p>
    <w:p w14:paraId="2DC52BD4" w14:textId="31B4EB72" w:rsidR="00C772B2" w:rsidRPr="007C644D" w:rsidRDefault="00C772B2" w:rsidP="007C644D">
      <w:pPr>
        <w:pStyle w:val="Prrafodelista"/>
        <w:numPr>
          <w:ilvl w:val="0"/>
          <w:numId w:val="16"/>
        </w:numPr>
        <w:jc w:val="both"/>
        <w:rPr>
          <w:rFonts w:ascii="Roboto" w:hAnsi="Roboto"/>
          <w:rPrChange w:id="648" w:author="Ivannia Coto" w:date="2026-02-12T13:03:00Z" w16du:dateUtc="2026-02-12T19:03:00Z">
            <w:rPr/>
          </w:rPrChange>
        </w:rPr>
        <w:pPrChange w:id="649" w:author="Ivannia Coto" w:date="2026-02-12T13:04:00Z" w16du:dateUtc="2026-02-12T19:04:00Z">
          <w:pPr>
            <w:pStyle w:val="Prrafodelista"/>
            <w:numPr>
              <w:numId w:val="16"/>
            </w:numPr>
            <w:tabs>
              <w:tab w:val="num" w:pos="720"/>
            </w:tabs>
            <w:ind w:hanging="360"/>
          </w:pPr>
        </w:pPrChange>
      </w:pPr>
      <w:r w:rsidRPr="007C644D">
        <w:rPr>
          <w:rFonts w:ascii="Roboto" w:hAnsi="Roboto"/>
          <w:rPrChange w:id="650" w:author="Ivannia Coto" w:date="2026-02-12T13:03:00Z" w16du:dateUtc="2026-02-12T19:03:00Z">
            <w:rPr/>
          </w:rPrChange>
        </w:rPr>
        <w:t>Escalabilidad para futuros programas o servicios.</w:t>
      </w:r>
    </w:p>
    <w:p w14:paraId="4C574E84" w14:textId="77777777" w:rsidR="00C772B2" w:rsidRPr="007C644D" w:rsidRDefault="00C772B2" w:rsidP="007C644D">
      <w:pPr>
        <w:jc w:val="both"/>
        <w:rPr>
          <w:rFonts w:ascii="Roboto" w:hAnsi="Roboto"/>
          <w:rPrChange w:id="651" w:author="Ivannia Coto" w:date="2026-02-12T13:03:00Z" w16du:dateUtc="2026-02-12T19:03:00Z">
            <w:rPr/>
          </w:rPrChange>
        </w:rPr>
        <w:pPrChange w:id="652" w:author="Ivannia Coto" w:date="2026-02-12T13:04:00Z" w16du:dateUtc="2026-02-12T19:04:00Z">
          <w:pPr/>
        </w:pPrChange>
      </w:pPr>
    </w:p>
    <w:p w14:paraId="42323E61" w14:textId="065F49DA" w:rsidR="00C772B2" w:rsidRPr="007C644D" w:rsidRDefault="00C772B2" w:rsidP="007C644D">
      <w:pPr>
        <w:pStyle w:val="Ttulo2"/>
        <w:jc w:val="both"/>
        <w:rPr>
          <w:rFonts w:ascii="Roboto" w:hAnsi="Roboto"/>
          <w:rPrChange w:id="653" w:author="Ivannia Coto" w:date="2026-02-12T13:03:00Z" w16du:dateUtc="2026-02-12T19:03:00Z">
            <w:rPr/>
          </w:rPrChange>
        </w:rPr>
        <w:pPrChange w:id="654" w:author="Ivannia Coto" w:date="2026-02-12T13:04:00Z" w16du:dateUtc="2026-02-12T19:04:00Z">
          <w:pPr>
            <w:pStyle w:val="Ttulo2"/>
          </w:pPr>
        </w:pPrChange>
      </w:pPr>
      <w:bookmarkStart w:id="655" w:name="_Toc221699218"/>
      <w:r w:rsidRPr="007C644D">
        <w:rPr>
          <w:rFonts w:ascii="Roboto" w:hAnsi="Roboto"/>
          <w:rPrChange w:id="656" w:author="Ivannia Coto" w:date="2026-02-12T13:03:00Z" w16du:dateUtc="2026-02-12T19:03:00Z">
            <w:rPr/>
          </w:rPrChange>
        </w:rPr>
        <w:t>Beneficios Técnicos</w:t>
      </w:r>
      <w:bookmarkEnd w:id="655"/>
    </w:p>
    <w:p w14:paraId="180EFE9E" w14:textId="6E5D8249" w:rsidR="00C772B2" w:rsidRPr="007C644D" w:rsidRDefault="00C772B2" w:rsidP="007C644D">
      <w:pPr>
        <w:pStyle w:val="Prrafodelista"/>
        <w:numPr>
          <w:ilvl w:val="0"/>
          <w:numId w:val="16"/>
        </w:numPr>
        <w:jc w:val="both"/>
        <w:rPr>
          <w:rFonts w:ascii="Roboto" w:hAnsi="Roboto"/>
          <w:rPrChange w:id="657" w:author="Ivannia Coto" w:date="2026-02-12T13:03:00Z" w16du:dateUtc="2026-02-12T19:03:00Z">
            <w:rPr/>
          </w:rPrChange>
        </w:rPr>
        <w:pPrChange w:id="658" w:author="Ivannia Coto" w:date="2026-02-12T13:04:00Z" w16du:dateUtc="2026-02-12T19:04:00Z">
          <w:pPr>
            <w:pStyle w:val="Prrafodelista"/>
            <w:numPr>
              <w:numId w:val="16"/>
            </w:numPr>
            <w:tabs>
              <w:tab w:val="num" w:pos="720"/>
            </w:tabs>
            <w:ind w:hanging="360"/>
          </w:pPr>
        </w:pPrChange>
      </w:pPr>
      <w:r w:rsidRPr="007C644D">
        <w:rPr>
          <w:rFonts w:ascii="Roboto" w:hAnsi="Roboto"/>
          <w:rPrChange w:id="659" w:author="Ivannia Coto" w:date="2026-02-12T13:03:00Z" w16du:dateUtc="2026-02-12T19:03:00Z">
            <w:rPr/>
          </w:rPrChange>
        </w:rPr>
        <w:t>Integración vía API con SAP B1.</w:t>
      </w:r>
    </w:p>
    <w:p w14:paraId="124AB9E9" w14:textId="3A121CC5" w:rsidR="00C772B2" w:rsidRPr="007C644D" w:rsidRDefault="00C772B2" w:rsidP="007C644D">
      <w:pPr>
        <w:pStyle w:val="Prrafodelista"/>
        <w:numPr>
          <w:ilvl w:val="0"/>
          <w:numId w:val="16"/>
        </w:numPr>
        <w:jc w:val="both"/>
        <w:rPr>
          <w:rFonts w:ascii="Roboto" w:hAnsi="Roboto"/>
          <w:rPrChange w:id="660" w:author="Ivannia Coto" w:date="2026-02-12T13:03:00Z" w16du:dateUtc="2026-02-12T19:03:00Z">
            <w:rPr/>
          </w:rPrChange>
        </w:rPr>
        <w:pPrChange w:id="661" w:author="Ivannia Coto" w:date="2026-02-12T13:04:00Z" w16du:dateUtc="2026-02-12T19:04:00Z">
          <w:pPr>
            <w:pStyle w:val="Prrafodelista"/>
            <w:numPr>
              <w:numId w:val="16"/>
            </w:numPr>
            <w:tabs>
              <w:tab w:val="num" w:pos="720"/>
            </w:tabs>
            <w:ind w:hanging="360"/>
          </w:pPr>
        </w:pPrChange>
      </w:pPr>
      <w:r w:rsidRPr="007C644D">
        <w:rPr>
          <w:rFonts w:ascii="Roboto" w:hAnsi="Roboto"/>
          <w:rPrChange w:id="662" w:author="Ivannia Coto" w:date="2026-02-12T13:03:00Z" w16du:dateUtc="2026-02-12T19:03:00Z">
            <w:rPr/>
          </w:rPrChange>
        </w:rPr>
        <w:t>Automatización configurable.</w:t>
      </w:r>
    </w:p>
    <w:p w14:paraId="57CAD032" w14:textId="22CA6A36" w:rsidR="00C772B2" w:rsidRPr="007C644D" w:rsidRDefault="00C772B2" w:rsidP="007C644D">
      <w:pPr>
        <w:pStyle w:val="Prrafodelista"/>
        <w:numPr>
          <w:ilvl w:val="0"/>
          <w:numId w:val="16"/>
        </w:numPr>
        <w:jc w:val="both"/>
        <w:rPr>
          <w:rFonts w:ascii="Roboto" w:hAnsi="Roboto"/>
          <w:rPrChange w:id="663" w:author="Ivannia Coto" w:date="2026-02-12T13:03:00Z" w16du:dateUtc="2026-02-12T19:03:00Z">
            <w:rPr/>
          </w:rPrChange>
        </w:rPr>
        <w:pPrChange w:id="664" w:author="Ivannia Coto" w:date="2026-02-12T13:04:00Z" w16du:dateUtc="2026-02-12T19:04:00Z">
          <w:pPr>
            <w:pStyle w:val="Prrafodelista"/>
            <w:numPr>
              <w:numId w:val="16"/>
            </w:numPr>
            <w:tabs>
              <w:tab w:val="num" w:pos="720"/>
            </w:tabs>
            <w:ind w:hanging="360"/>
          </w:pPr>
        </w:pPrChange>
      </w:pPr>
      <w:r w:rsidRPr="007C644D">
        <w:rPr>
          <w:rFonts w:ascii="Roboto" w:hAnsi="Roboto"/>
          <w:rPrChange w:id="665" w:author="Ivannia Coto" w:date="2026-02-12T13:03:00Z" w16du:dateUtc="2026-02-12T19:03:00Z">
            <w:rPr/>
          </w:rPrChange>
        </w:rPr>
        <w:t>Plataforma robusta y escalable.</w:t>
      </w:r>
    </w:p>
    <w:p w14:paraId="1AA202FB" w14:textId="7FA0236D" w:rsidR="00C772B2" w:rsidRPr="007C644D" w:rsidRDefault="00C772B2" w:rsidP="007C644D">
      <w:pPr>
        <w:pStyle w:val="Prrafodelista"/>
        <w:numPr>
          <w:ilvl w:val="0"/>
          <w:numId w:val="16"/>
        </w:numPr>
        <w:jc w:val="both"/>
        <w:rPr>
          <w:rFonts w:ascii="Roboto" w:hAnsi="Roboto"/>
          <w:rPrChange w:id="666" w:author="Ivannia Coto" w:date="2026-02-12T13:03:00Z" w16du:dateUtc="2026-02-12T19:03:00Z">
            <w:rPr/>
          </w:rPrChange>
        </w:rPr>
        <w:pPrChange w:id="667" w:author="Ivannia Coto" w:date="2026-02-12T13:04:00Z" w16du:dateUtc="2026-02-12T19:04:00Z">
          <w:pPr>
            <w:pStyle w:val="Prrafodelista"/>
            <w:numPr>
              <w:numId w:val="16"/>
            </w:numPr>
            <w:tabs>
              <w:tab w:val="num" w:pos="720"/>
            </w:tabs>
            <w:ind w:hanging="360"/>
          </w:pPr>
        </w:pPrChange>
      </w:pPr>
      <w:r w:rsidRPr="007C644D">
        <w:rPr>
          <w:rFonts w:ascii="Roboto" w:hAnsi="Roboto"/>
          <w:rPrChange w:id="668" w:author="Ivannia Coto" w:date="2026-02-12T13:03:00Z" w16du:dateUtc="2026-02-12T19:03:00Z">
            <w:rPr/>
          </w:rPrChange>
        </w:rPr>
        <w:t>Control de accesos y permisos.</w:t>
      </w:r>
    </w:p>
    <w:p w14:paraId="5459117A" w14:textId="56A44E87" w:rsidR="00C772B2" w:rsidRPr="007C644D" w:rsidRDefault="00C772B2" w:rsidP="007C644D">
      <w:pPr>
        <w:pStyle w:val="Prrafodelista"/>
        <w:numPr>
          <w:ilvl w:val="0"/>
          <w:numId w:val="16"/>
        </w:numPr>
        <w:jc w:val="both"/>
        <w:rPr>
          <w:rFonts w:ascii="Roboto" w:hAnsi="Roboto"/>
          <w:rPrChange w:id="669" w:author="Ivannia Coto" w:date="2026-02-12T13:03:00Z" w16du:dateUtc="2026-02-12T19:03:00Z">
            <w:rPr/>
          </w:rPrChange>
        </w:rPr>
        <w:pPrChange w:id="670" w:author="Ivannia Coto" w:date="2026-02-12T13:04:00Z" w16du:dateUtc="2026-02-12T19:04:00Z">
          <w:pPr>
            <w:pStyle w:val="Prrafodelista"/>
            <w:numPr>
              <w:numId w:val="16"/>
            </w:numPr>
            <w:tabs>
              <w:tab w:val="num" w:pos="720"/>
            </w:tabs>
            <w:ind w:hanging="360"/>
          </w:pPr>
        </w:pPrChange>
      </w:pPr>
      <w:r w:rsidRPr="007C644D">
        <w:rPr>
          <w:rFonts w:ascii="Roboto" w:hAnsi="Roboto"/>
          <w:rPrChange w:id="671" w:author="Ivannia Coto" w:date="2026-02-12T13:03:00Z" w16du:dateUtc="2026-02-12T19:03:00Z">
            <w:rPr/>
          </w:rPrChange>
        </w:rPr>
        <w:t>Registro histórico (timelines) por cliente.</w:t>
      </w:r>
    </w:p>
    <w:p w14:paraId="0E48812D" w14:textId="7272976C" w:rsidR="00077DF1" w:rsidRPr="007C644D" w:rsidRDefault="00077DF1" w:rsidP="007C644D">
      <w:pPr>
        <w:pStyle w:val="Prrafodelista"/>
        <w:numPr>
          <w:ilvl w:val="0"/>
          <w:numId w:val="16"/>
        </w:numPr>
        <w:jc w:val="both"/>
        <w:rPr>
          <w:rFonts w:ascii="Roboto" w:hAnsi="Roboto"/>
          <w:rPrChange w:id="672" w:author="Ivannia Coto" w:date="2026-02-12T13:03:00Z" w16du:dateUtc="2026-02-12T19:03:00Z">
            <w:rPr/>
          </w:rPrChange>
        </w:rPr>
        <w:pPrChange w:id="673" w:author="Ivannia Coto" w:date="2026-02-12T13:04:00Z" w16du:dateUtc="2026-02-12T19:04:00Z">
          <w:pPr>
            <w:pStyle w:val="Prrafodelista"/>
            <w:numPr>
              <w:numId w:val="16"/>
            </w:numPr>
            <w:tabs>
              <w:tab w:val="num" w:pos="720"/>
            </w:tabs>
            <w:ind w:hanging="360"/>
          </w:pPr>
        </w:pPrChange>
      </w:pPr>
      <w:r w:rsidRPr="007C644D">
        <w:rPr>
          <w:rFonts w:ascii="Roboto" w:hAnsi="Roboto"/>
          <w:rPrChange w:id="674" w:author="Ivannia Coto" w:date="2026-02-12T13:03:00Z" w16du:dateUtc="2026-02-12T19:03:00Z">
            <w:rPr/>
          </w:rPrChange>
        </w:rPr>
        <w:t xml:space="preserve">Posible integración con otras plataformas, como Gmail, Calendarios, Microsoft </w:t>
      </w:r>
      <w:proofErr w:type="spellStart"/>
      <w:r w:rsidRPr="007C644D">
        <w:rPr>
          <w:rFonts w:ascii="Roboto" w:hAnsi="Roboto"/>
          <w:rPrChange w:id="675" w:author="Ivannia Coto" w:date="2026-02-12T13:03:00Z" w16du:dateUtc="2026-02-12T19:03:00Z">
            <w:rPr/>
          </w:rPrChange>
        </w:rPr>
        <w:t>Sharepoint</w:t>
      </w:r>
      <w:proofErr w:type="spellEnd"/>
      <w:r w:rsidRPr="007C644D">
        <w:rPr>
          <w:rFonts w:ascii="Roboto" w:hAnsi="Roboto"/>
          <w:rPrChange w:id="676" w:author="Ivannia Coto" w:date="2026-02-12T13:03:00Z" w16du:dateUtc="2026-02-12T19:03:00Z">
            <w:rPr/>
          </w:rPrChange>
        </w:rPr>
        <w:t xml:space="preserve"> utilizando plataformas de automatización como </w:t>
      </w:r>
      <w:proofErr w:type="spellStart"/>
      <w:r w:rsidRPr="007C644D">
        <w:rPr>
          <w:rFonts w:ascii="Roboto" w:hAnsi="Roboto"/>
          <w:rPrChange w:id="677" w:author="Ivannia Coto" w:date="2026-02-12T13:03:00Z" w16du:dateUtc="2026-02-12T19:03:00Z">
            <w:rPr/>
          </w:rPrChange>
        </w:rPr>
        <w:t>Zapier</w:t>
      </w:r>
      <w:proofErr w:type="spellEnd"/>
      <w:r w:rsidRPr="007C644D">
        <w:rPr>
          <w:rFonts w:ascii="Roboto" w:hAnsi="Roboto"/>
          <w:rPrChange w:id="678" w:author="Ivannia Coto" w:date="2026-02-12T13:03:00Z" w16du:dateUtc="2026-02-12T19:03:00Z">
            <w:rPr/>
          </w:rPrChange>
        </w:rPr>
        <w:t xml:space="preserve"> entre otras.</w:t>
      </w:r>
    </w:p>
    <w:p w14:paraId="5BD7930A" w14:textId="4090CE56" w:rsidR="00077DF1" w:rsidRPr="007C644D" w:rsidRDefault="00077DF1" w:rsidP="007C644D">
      <w:pPr>
        <w:jc w:val="both"/>
        <w:rPr>
          <w:rFonts w:ascii="Roboto" w:hAnsi="Roboto"/>
          <w:rPrChange w:id="679" w:author="Ivannia Coto" w:date="2026-02-12T13:03:00Z" w16du:dateUtc="2026-02-12T19:03:00Z">
            <w:rPr/>
          </w:rPrChange>
        </w:rPr>
        <w:pPrChange w:id="680" w:author="Ivannia Coto" w:date="2026-02-12T13:04:00Z" w16du:dateUtc="2026-02-12T19:04:00Z">
          <w:pPr/>
        </w:pPrChange>
      </w:pPr>
      <w:r w:rsidRPr="007C644D">
        <w:rPr>
          <w:rFonts w:ascii="Roboto" w:hAnsi="Roboto"/>
          <w:rPrChange w:id="681" w:author="Ivannia Coto" w:date="2026-02-12T13:03:00Z" w16du:dateUtc="2026-02-12T19:03:00Z">
            <w:rPr/>
          </w:rPrChange>
        </w:rPr>
        <w:t xml:space="preserve"> </w:t>
      </w:r>
    </w:p>
    <w:p w14:paraId="14A66FA2" w14:textId="77777777" w:rsidR="00C772B2" w:rsidRPr="007C644D" w:rsidRDefault="00C772B2" w:rsidP="007C644D">
      <w:pPr>
        <w:jc w:val="both"/>
        <w:rPr>
          <w:rFonts w:ascii="Roboto" w:hAnsi="Roboto"/>
          <w:rPrChange w:id="682" w:author="Ivannia Coto" w:date="2026-02-12T13:03:00Z" w16du:dateUtc="2026-02-12T19:03:00Z">
            <w:rPr/>
          </w:rPrChange>
        </w:rPr>
        <w:pPrChange w:id="683" w:author="Ivannia Coto" w:date="2026-02-12T13:04:00Z" w16du:dateUtc="2026-02-12T19:04:00Z">
          <w:pPr/>
        </w:pPrChange>
      </w:pPr>
    </w:p>
    <w:p w14:paraId="4E1E6C15" w14:textId="77777777" w:rsidR="00C772B2" w:rsidRPr="007C644D" w:rsidRDefault="00C772B2" w:rsidP="007C644D">
      <w:pPr>
        <w:jc w:val="both"/>
        <w:rPr>
          <w:rFonts w:ascii="Roboto" w:hAnsi="Roboto"/>
          <w:rPrChange w:id="684" w:author="Ivannia Coto" w:date="2026-02-12T13:03:00Z" w16du:dateUtc="2026-02-12T19:03:00Z">
            <w:rPr/>
          </w:rPrChange>
        </w:rPr>
        <w:pPrChange w:id="685" w:author="Ivannia Coto" w:date="2026-02-12T13:04:00Z" w16du:dateUtc="2026-02-12T19:04:00Z">
          <w:pPr/>
        </w:pPrChange>
      </w:pPr>
    </w:p>
    <w:p w14:paraId="310DC942" w14:textId="77777777" w:rsidR="00C772B2" w:rsidRPr="007C644D" w:rsidRDefault="00C772B2" w:rsidP="007C644D">
      <w:pPr>
        <w:jc w:val="both"/>
        <w:rPr>
          <w:rFonts w:ascii="Roboto" w:hAnsi="Roboto"/>
          <w:rPrChange w:id="686" w:author="Ivannia Coto" w:date="2026-02-12T13:03:00Z" w16du:dateUtc="2026-02-12T19:03:00Z">
            <w:rPr/>
          </w:rPrChange>
        </w:rPr>
        <w:pPrChange w:id="687" w:author="Ivannia Coto" w:date="2026-02-12T13:04:00Z" w16du:dateUtc="2026-02-12T19:04:00Z">
          <w:pPr/>
        </w:pPrChange>
      </w:pPr>
    </w:p>
    <w:p w14:paraId="76174122" w14:textId="77777777" w:rsidR="00C772B2" w:rsidRPr="007C644D" w:rsidRDefault="00C772B2" w:rsidP="007C644D">
      <w:pPr>
        <w:jc w:val="both"/>
        <w:rPr>
          <w:rFonts w:ascii="Roboto" w:hAnsi="Roboto"/>
          <w:rPrChange w:id="688" w:author="Ivannia Coto" w:date="2026-02-12T13:03:00Z" w16du:dateUtc="2026-02-12T19:03:00Z">
            <w:rPr/>
          </w:rPrChange>
        </w:rPr>
        <w:pPrChange w:id="689" w:author="Ivannia Coto" w:date="2026-02-12T13:04:00Z" w16du:dateUtc="2026-02-12T19:04:00Z">
          <w:pPr/>
        </w:pPrChange>
      </w:pPr>
    </w:p>
    <w:p w14:paraId="43FE2B50" w14:textId="38E93461" w:rsidR="00C772B2" w:rsidRPr="007C644D" w:rsidRDefault="00C772B2" w:rsidP="007C644D">
      <w:pPr>
        <w:pStyle w:val="Ttulo1"/>
        <w:jc w:val="both"/>
        <w:rPr>
          <w:rFonts w:ascii="Roboto" w:hAnsi="Roboto"/>
          <w:rPrChange w:id="690" w:author="Ivannia Coto" w:date="2026-02-12T13:03:00Z" w16du:dateUtc="2026-02-12T19:03:00Z">
            <w:rPr/>
          </w:rPrChange>
        </w:rPr>
        <w:pPrChange w:id="691" w:author="Ivannia Coto" w:date="2026-02-12T13:04:00Z" w16du:dateUtc="2026-02-12T19:04:00Z">
          <w:pPr>
            <w:pStyle w:val="Ttulo1"/>
          </w:pPr>
        </w:pPrChange>
      </w:pPr>
      <w:bookmarkStart w:id="692" w:name="_Toc221699219"/>
      <w:r w:rsidRPr="007C644D">
        <w:rPr>
          <w:rFonts w:ascii="Roboto" w:hAnsi="Roboto"/>
          <w:rPrChange w:id="693" w:author="Ivannia Coto" w:date="2026-02-12T13:03:00Z" w16du:dateUtc="2026-02-12T19:03:00Z">
            <w:rPr/>
          </w:rPrChange>
        </w:rPr>
        <w:t>Consideraciones y Riesgos</w:t>
      </w:r>
      <w:bookmarkEnd w:id="692"/>
    </w:p>
    <w:p w14:paraId="5036551B" w14:textId="77777777" w:rsidR="00C772B2" w:rsidRPr="007C644D" w:rsidRDefault="00C772B2" w:rsidP="007C644D">
      <w:pPr>
        <w:jc w:val="both"/>
        <w:rPr>
          <w:rFonts w:ascii="Roboto" w:hAnsi="Roboto"/>
          <w:rPrChange w:id="694" w:author="Ivannia Coto" w:date="2026-02-12T13:03:00Z" w16du:dateUtc="2026-02-12T19:03:00Z">
            <w:rPr/>
          </w:rPrChange>
        </w:rPr>
        <w:pPrChange w:id="695" w:author="Ivannia Coto" w:date="2026-02-12T13:04:00Z" w16du:dateUtc="2026-02-12T19:04:00Z">
          <w:pPr/>
        </w:pPrChange>
      </w:pPr>
      <w:r w:rsidRPr="007C644D">
        <w:rPr>
          <w:rFonts w:ascii="Roboto" w:hAnsi="Roboto"/>
          <w:rPrChange w:id="696" w:author="Ivannia Coto" w:date="2026-02-12T13:03:00Z" w16du:dateUtc="2026-02-12T19:03:00Z">
            <w:rPr/>
          </w:rPrChange>
        </w:rPr>
        <w:t>Toda implementación tecnológica requiere considerar:</w:t>
      </w:r>
    </w:p>
    <w:p w14:paraId="4F6BBFE7" w14:textId="77777777" w:rsidR="00C772B2" w:rsidRPr="007C644D" w:rsidRDefault="00C772B2" w:rsidP="007C644D">
      <w:pPr>
        <w:numPr>
          <w:ilvl w:val="0"/>
          <w:numId w:val="20"/>
        </w:numPr>
        <w:jc w:val="both"/>
        <w:rPr>
          <w:rFonts w:ascii="Roboto" w:hAnsi="Roboto"/>
          <w:rPrChange w:id="697" w:author="Ivannia Coto" w:date="2026-02-12T13:03:00Z" w16du:dateUtc="2026-02-12T19:03:00Z">
            <w:rPr/>
          </w:rPrChange>
        </w:rPr>
        <w:pPrChange w:id="698" w:author="Ivannia Coto" w:date="2026-02-12T13:04:00Z" w16du:dateUtc="2026-02-12T19:04:00Z">
          <w:pPr>
            <w:numPr>
              <w:numId w:val="20"/>
            </w:numPr>
            <w:tabs>
              <w:tab w:val="num" w:pos="720"/>
            </w:tabs>
            <w:ind w:left="720" w:hanging="360"/>
          </w:pPr>
        </w:pPrChange>
      </w:pPr>
      <w:r w:rsidRPr="007C644D">
        <w:rPr>
          <w:rFonts w:ascii="Roboto" w:hAnsi="Roboto"/>
          <w:rPrChange w:id="699" w:author="Ivannia Coto" w:date="2026-02-12T13:03:00Z" w16du:dateUtc="2026-02-12T19:03:00Z">
            <w:rPr/>
          </w:rPrChange>
        </w:rPr>
        <w:t>Curva de aprendizaje inicial.</w:t>
      </w:r>
    </w:p>
    <w:p w14:paraId="73ADEB9D" w14:textId="77777777" w:rsidR="00C772B2" w:rsidRPr="007C644D" w:rsidRDefault="00C772B2" w:rsidP="007C644D">
      <w:pPr>
        <w:numPr>
          <w:ilvl w:val="0"/>
          <w:numId w:val="20"/>
        </w:numPr>
        <w:jc w:val="both"/>
        <w:rPr>
          <w:rFonts w:ascii="Roboto" w:hAnsi="Roboto"/>
          <w:rPrChange w:id="700" w:author="Ivannia Coto" w:date="2026-02-12T13:03:00Z" w16du:dateUtc="2026-02-12T19:03:00Z">
            <w:rPr/>
          </w:rPrChange>
        </w:rPr>
        <w:pPrChange w:id="701" w:author="Ivannia Coto" w:date="2026-02-12T13:04:00Z" w16du:dateUtc="2026-02-12T19:04:00Z">
          <w:pPr>
            <w:numPr>
              <w:numId w:val="20"/>
            </w:numPr>
            <w:tabs>
              <w:tab w:val="num" w:pos="720"/>
            </w:tabs>
            <w:ind w:left="720" w:hanging="360"/>
          </w:pPr>
        </w:pPrChange>
      </w:pPr>
      <w:r w:rsidRPr="007C644D">
        <w:rPr>
          <w:rFonts w:ascii="Roboto" w:hAnsi="Roboto"/>
          <w:rPrChange w:id="702" w:author="Ivannia Coto" w:date="2026-02-12T13:03:00Z" w16du:dateUtc="2026-02-12T19:03:00Z">
            <w:rPr/>
          </w:rPrChange>
        </w:rPr>
        <w:t>Gestión del cambio en el equipo.</w:t>
      </w:r>
    </w:p>
    <w:p w14:paraId="7234D90C" w14:textId="77777777" w:rsidR="00C772B2" w:rsidRPr="007C644D" w:rsidRDefault="00C772B2" w:rsidP="007C644D">
      <w:pPr>
        <w:numPr>
          <w:ilvl w:val="0"/>
          <w:numId w:val="20"/>
        </w:numPr>
        <w:jc w:val="both"/>
        <w:rPr>
          <w:rFonts w:ascii="Roboto" w:hAnsi="Roboto"/>
          <w:rPrChange w:id="703" w:author="Ivannia Coto" w:date="2026-02-12T13:03:00Z" w16du:dateUtc="2026-02-12T19:03:00Z">
            <w:rPr/>
          </w:rPrChange>
        </w:rPr>
        <w:pPrChange w:id="704" w:author="Ivannia Coto" w:date="2026-02-12T13:04:00Z" w16du:dateUtc="2026-02-12T19:04:00Z">
          <w:pPr>
            <w:numPr>
              <w:numId w:val="20"/>
            </w:numPr>
            <w:tabs>
              <w:tab w:val="num" w:pos="720"/>
            </w:tabs>
            <w:ind w:left="720" w:hanging="360"/>
          </w:pPr>
        </w:pPrChange>
      </w:pPr>
      <w:r w:rsidRPr="007C644D">
        <w:rPr>
          <w:rFonts w:ascii="Roboto" w:hAnsi="Roboto"/>
          <w:rPrChange w:id="705" w:author="Ivannia Coto" w:date="2026-02-12T13:03:00Z" w16du:dateUtc="2026-02-12T19:03:00Z">
            <w:rPr/>
          </w:rPrChange>
        </w:rPr>
        <w:t>Costos recurrentes de licenciamiento.</w:t>
      </w:r>
    </w:p>
    <w:p w14:paraId="70779AAA" w14:textId="77777777" w:rsidR="00C772B2" w:rsidRPr="007C644D" w:rsidRDefault="00C772B2" w:rsidP="007C644D">
      <w:pPr>
        <w:numPr>
          <w:ilvl w:val="0"/>
          <w:numId w:val="20"/>
        </w:numPr>
        <w:jc w:val="both"/>
        <w:rPr>
          <w:rFonts w:ascii="Roboto" w:hAnsi="Roboto"/>
          <w:rPrChange w:id="706" w:author="Ivannia Coto" w:date="2026-02-12T13:03:00Z" w16du:dateUtc="2026-02-12T19:03:00Z">
            <w:rPr/>
          </w:rPrChange>
        </w:rPr>
        <w:pPrChange w:id="707" w:author="Ivannia Coto" w:date="2026-02-12T13:04:00Z" w16du:dateUtc="2026-02-12T19:04:00Z">
          <w:pPr>
            <w:numPr>
              <w:numId w:val="20"/>
            </w:numPr>
            <w:tabs>
              <w:tab w:val="num" w:pos="720"/>
            </w:tabs>
            <w:ind w:left="720" w:hanging="360"/>
          </w:pPr>
        </w:pPrChange>
      </w:pPr>
      <w:r w:rsidRPr="007C644D">
        <w:rPr>
          <w:rFonts w:ascii="Roboto" w:hAnsi="Roboto"/>
          <w:rPrChange w:id="708" w:author="Ivannia Coto" w:date="2026-02-12T13:03:00Z" w16du:dateUtc="2026-02-12T19:03:00Z">
            <w:rPr/>
          </w:rPrChange>
        </w:rPr>
        <w:t>Dependencia de proveedor externo.</w:t>
      </w:r>
    </w:p>
    <w:p w14:paraId="37756EF5" w14:textId="1D65EEF4" w:rsidR="00C772B2" w:rsidRPr="007C644D" w:rsidRDefault="00C772B2" w:rsidP="007C644D">
      <w:pPr>
        <w:jc w:val="both"/>
        <w:rPr>
          <w:rFonts w:ascii="Roboto" w:hAnsi="Roboto"/>
          <w:rPrChange w:id="709" w:author="Ivannia Coto" w:date="2026-02-12T13:03:00Z" w16du:dateUtc="2026-02-12T19:03:00Z">
            <w:rPr/>
          </w:rPrChange>
        </w:rPr>
        <w:pPrChange w:id="710" w:author="Ivannia Coto" w:date="2026-02-12T13:04:00Z" w16du:dateUtc="2026-02-12T19:04:00Z">
          <w:pPr/>
        </w:pPrChange>
      </w:pPr>
      <w:r w:rsidRPr="007C644D">
        <w:rPr>
          <w:rFonts w:ascii="Roboto" w:hAnsi="Roboto"/>
          <w:rPrChange w:id="711" w:author="Ivannia Coto" w:date="2026-02-12T13:03:00Z" w16du:dateUtc="2026-02-12T19:03:00Z">
            <w:rPr/>
          </w:rPrChange>
        </w:rPr>
        <w:lastRenderedPageBreak/>
        <w:t xml:space="preserve">No obstante, estos factores pueden mitigarse mediante capacitación adecuada, acompañamiento del </w:t>
      </w:r>
      <w:proofErr w:type="spellStart"/>
      <w:r w:rsidRPr="007C644D">
        <w:rPr>
          <w:rFonts w:ascii="Roboto" w:hAnsi="Roboto"/>
          <w:rPrChange w:id="712" w:author="Ivannia Coto" w:date="2026-02-12T13:03:00Z" w16du:dateUtc="2026-02-12T19:03:00Z">
            <w:rPr/>
          </w:rPrChange>
        </w:rPr>
        <w:t>partner</w:t>
      </w:r>
      <w:proofErr w:type="spellEnd"/>
      <w:r w:rsidRPr="007C644D">
        <w:rPr>
          <w:rFonts w:ascii="Roboto" w:hAnsi="Roboto"/>
          <w:rPrChange w:id="713" w:author="Ivannia Coto" w:date="2026-02-12T13:03:00Z" w16du:dateUtc="2026-02-12T19:03:00Z">
            <w:rPr/>
          </w:rPrChange>
        </w:rPr>
        <w:t xml:space="preserve"> y una implementación </w:t>
      </w:r>
      <w:r w:rsidR="00A44ED5" w:rsidRPr="007C644D">
        <w:rPr>
          <w:rFonts w:ascii="Roboto" w:hAnsi="Roboto"/>
          <w:rPrChange w:id="714" w:author="Ivannia Coto" w:date="2026-02-12T13:03:00Z" w16du:dateUtc="2026-02-12T19:03:00Z">
            <w:rPr/>
          </w:rPrChange>
        </w:rPr>
        <w:t xml:space="preserve">bien </w:t>
      </w:r>
      <w:r w:rsidRPr="007C644D">
        <w:rPr>
          <w:rFonts w:ascii="Roboto" w:hAnsi="Roboto"/>
          <w:rPrChange w:id="715" w:author="Ivannia Coto" w:date="2026-02-12T13:03:00Z" w16du:dateUtc="2026-02-12T19:03:00Z">
            <w:rPr/>
          </w:rPrChange>
        </w:rPr>
        <w:t>planificada.</w:t>
      </w:r>
    </w:p>
    <w:p w14:paraId="2E55859B" w14:textId="77777777" w:rsidR="00C772B2" w:rsidRPr="007C644D" w:rsidRDefault="00C772B2" w:rsidP="007C644D">
      <w:pPr>
        <w:jc w:val="both"/>
        <w:rPr>
          <w:rFonts w:ascii="Roboto" w:hAnsi="Roboto"/>
          <w:rPrChange w:id="716" w:author="Ivannia Coto" w:date="2026-02-12T13:03:00Z" w16du:dateUtc="2026-02-12T19:03:00Z">
            <w:rPr/>
          </w:rPrChange>
        </w:rPr>
        <w:pPrChange w:id="717" w:author="Ivannia Coto" w:date="2026-02-12T13:04:00Z" w16du:dateUtc="2026-02-12T19:04:00Z">
          <w:pPr/>
        </w:pPrChange>
      </w:pPr>
    </w:p>
    <w:p w14:paraId="13573861" w14:textId="77777777" w:rsidR="00C772B2" w:rsidRPr="007C644D" w:rsidRDefault="00C772B2" w:rsidP="007C644D">
      <w:pPr>
        <w:jc w:val="both"/>
        <w:rPr>
          <w:rFonts w:ascii="Roboto" w:hAnsi="Roboto"/>
          <w:rPrChange w:id="718" w:author="Ivannia Coto" w:date="2026-02-12T13:03:00Z" w16du:dateUtc="2026-02-12T19:03:00Z">
            <w:rPr/>
          </w:rPrChange>
        </w:rPr>
        <w:pPrChange w:id="719" w:author="Ivannia Coto" w:date="2026-02-12T13:04:00Z" w16du:dateUtc="2026-02-12T19:04:00Z">
          <w:pPr/>
        </w:pPrChange>
      </w:pPr>
    </w:p>
    <w:p w14:paraId="5BD915DD" w14:textId="77777777" w:rsidR="00C772B2" w:rsidRPr="007C644D" w:rsidRDefault="00C772B2" w:rsidP="007C644D">
      <w:pPr>
        <w:jc w:val="both"/>
        <w:rPr>
          <w:rFonts w:ascii="Roboto" w:hAnsi="Roboto"/>
          <w:rPrChange w:id="720" w:author="Ivannia Coto" w:date="2026-02-12T13:03:00Z" w16du:dateUtc="2026-02-12T19:03:00Z">
            <w:rPr/>
          </w:rPrChange>
        </w:rPr>
        <w:pPrChange w:id="721" w:author="Ivannia Coto" w:date="2026-02-12T13:04:00Z" w16du:dateUtc="2026-02-12T19:04:00Z">
          <w:pPr/>
        </w:pPrChange>
      </w:pPr>
    </w:p>
    <w:p w14:paraId="5F07DE70" w14:textId="77777777" w:rsidR="00C772B2" w:rsidRPr="007C644D" w:rsidRDefault="00C772B2" w:rsidP="007C644D">
      <w:pPr>
        <w:jc w:val="both"/>
        <w:rPr>
          <w:rFonts w:ascii="Roboto" w:hAnsi="Roboto"/>
          <w:rPrChange w:id="722" w:author="Ivannia Coto" w:date="2026-02-12T13:03:00Z" w16du:dateUtc="2026-02-12T19:03:00Z">
            <w:rPr/>
          </w:rPrChange>
        </w:rPr>
        <w:pPrChange w:id="723" w:author="Ivannia Coto" w:date="2026-02-12T13:04:00Z" w16du:dateUtc="2026-02-12T19:04:00Z">
          <w:pPr/>
        </w:pPrChange>
      </w:pPr>
    </w:p>
    <w:p w14:paraId="6882DA88" w14:textId="77777777" w:rsidR="00C772B2" w:rsidRPr="007C644D" w:rsidRDefault="00C772B2" w:rsidP="007C644D">
      <w:pPr>
        <w:jc w:val="both"/>
        <w:rPr>
          <w:rFonts w:ascii="Roboto" w:hAnsi="Roboto"/>
          <w:rPrChange w:id="724" w:author="Ivannia Coto" w:date="2026-02-12T13:03:00Z" w16du:dateUtc="2026-02-12T19:03:00Z">
            <w:rPr/>
          </w:rPrChange>
        </w:rPr>
        <w:pPrChange w:id="725" w:author="Ivannia Coto" w:date="2026-02-12T13:04:00Z" w16du:dateUtc="2026-02-12T19:04:00Z">
          <w:pPr/>
        </w:pPrChange>
      </w:pPr>
    </w:p>
    <w:p w14:paraId="3954051D" w14:textId="77777777" w:rsidR="00C772B2" w:rsidRPr="007C644D" w:rsidRDefault="00C772B2" w:rsidP="007C644D">
      <w:pPr>
        <w:jc w:val="both"/>
        <w:rPr>
          <w:rFonts w:ascii="Roboto" w:hAnsi="Roboto"/>
          <w:rPrChange w:id="726" w:author="Ivannia Coto" w:date="2026-02-12T13:03:00Z" w16du:dateUtc="2026-02-12T19:03:00Z">
            <w:rPr/>
          </w:rPrChange>
        </w:rPr>
        <w:pPrChange w:id="727" w:author="Ivannia Coto" w:date="2026-02-12T13:04:00Z" w16du:dateUtc="2026-02-12T19:04:00Z">
          <w:pPr/>
        </w:pPrChange>
      </w:pPr>
    </w:p>
    <w:p w14:paraId="42165B11" w14:textId="77777777" w:rsidR="00C772B2" w:rsidRPr="007C644D" w:rsidRDefault="00C772B2" w:rsidP="007C644D">
      <w:pPr>
        <w:jc w:val="both"/>
        <w:rPr>
          <w:rFonts w:ascii="Roboto" w:hAnsi="Roboto"/>
          <w:rPrChange w:id="728" w:author="Ivannia Coto" w:date="2026-02-12T13:03:00Z" w16du:dateUtc="2026-02-12T19:03:00Z">
            <w:rPr/>
          </w:rPrChange>
        </w:rPr>
        <w:pPrChange w:id="729" w:author="Ivannia Coto" w:date="2026-02-12T13:04:00Z" w16du:dateUtc="2026-02-12T19:04:00Z">
          <w:pPr/>
        </w:pPrChange>
      </w:pPr>
    </w:p>
    <w:p w14:paraId="01D3B426" w14:textId="77777777" w:rsidR="00C772B2" w:rsidRPr="007C644D" w:rsidRDefault="00C772B2" w:rsidP="007C644D">
      <w:pPr>
        <w:jc w:val="both"/>
        <w:rPr>
          <w:rFonts w:ascii="Roboto" w:hAnsi="Roboto"/>
          <w:rPrChange w:id="730" w:author="Ivannia Coto" w:date="2026-02-12T13:03:00Z" w16du:dateUtc="2026-02-12T19:03:00Z">
            <w:rPr/>
          </w:rPrChange>
        </w:rPr>
        <w:pPrChange w:id="731" w:author="Ivannia Coto" w:date="2026-02-12T13:04:00Z" w16du:dateUtc="2026-02-12T19:04:00Z">
          <w:pPr/>
        </w:pPrChange>
      </w:pPr>
    </w:p>
    <w:p w14:paraId="30DB381C" w14:textId="77777777" w:rsidR="00C772B2" w:rsidRPr="007C644D" w:rsidRDefault="00C772B2" w:rsidP="007C644D">
      <w:pPr>
        <w:jc w:val="both"/>
        <w:rPr>
          <w:rFonts w:ascii="Roboto" w:hAnsi="Roboto"/>
          <w:rPrChange w:id="732" w:author="Ivannia Coto" w:date="2026-02-12T13:03:00Z" w16du:dateUtc="2026-02-12T19:03:00Z">
            <w:rPr/>
          </w:rPrChange>
        </w:rPr>
        <w:pPrChange w:id="733" w:author="Ivannia Coto" w:date="2026-02-12T13:04:00Z" w16du:dateUtc="2026-02-12T19:04:00Z">
          <w:pPr/>
        </w:pPrChange>
      </w:pPr>
    </w:p>
    <w:p w14:paraId="740D7DCD" w14:textId="77777777" w:rsidR="00C772B2" w:rsidRPr="007C644D" w:rsidRDefault="00C772B2" w:rsidP="007C644D">
      <w:pPr>
        <w:jc w:val="both"/>
        <w:rPr>
          <w:rFonts w:ascii="Roboto" w:hAnsi="Roboto"/>
          <w:rPrChange w:id="734" w:author="Ivannia Coto" w:date="2026-02-12T13:03:00Z" w16du:dateUtc="2026-02-12T19:03:00Z">
            <w:rPr/>
          </w:rPrChange>
        </w:rPr>
        <w:pPrChange w:id="735" w:author="Ivannia Coto" w:date="2026-02-12T13:04:00Z" w16du:dateUtc="2026-02-12T19:04:00Z">
          <w:pPr/>
        </w:pPrChange>
      </w:pPr>
    </w:p>
    <w:p w14:paraId="4F3E4FE6" w14:textId="77777777" w:rsidR="00C772B2" w:rsidRPr="007C644D" w:rsidRDefault="00C772B2" w:rsidP="007C644D">
      <w:pPr>
        <w:jc w:val="both"/>
        <w:rPr>
          <w:rFonts w:ascii="Roboto" w:hAnsi="Roboto"/>
          <w:rPrChange w:id="736" w:author="Ivannia Coto" w:date="2026-02-12T13:03:00Z" w16du:dateUtc="2026-02-12T19:03:00Z">
            <w:rPr/>
          </w:rPrChange>
        </w:rPr>
        <w:pPrChange w:id="737" w:author="Ivannia Coto" w:date="2026-02-12T13:04:00Z" w16du:dateUtc="2026-02-12T19:04:00Z">
          <w:pPr/>
        </w:pPrChange>
      </w:pPr>
    </w:p>
    <w:p w14:paraId="2DE16237" w14:textId="77777777" w:rsidR="00C772B2" w:rsidRPr="007C644D" w:rsidRDefault="00C772B2" w:rsidP="007C644D">
      <w:pPr>
        <w:jc w:val="both"/>
        <w:rPr>
          <w:rFonts w:ascii="Roboto" w:hAnsi="Roboto"/>
          <w:rPrChange w:id="738" w:author="Ivannia Coto" w:date="2026-02-12T13:03:00Z" w16du:dateUtc="2026-02-12T19:03:00Z">
            <w:rPr/>
          </w:rPrChange>
        </w:rPr>
        <w:pPrChange w:id="739" w:author="Ivannia Coto" w:date="2026-02-12T13:04:00Z" w16du:dateUtc="2026-02-12T19:04:00Z">
          <w:pPr/>
        </w:pPrChange>
      </w:pPr>
    </w:p>
    <w:p w14:paraId="1887A564" w14:textId="77777777" w:rsidR="00C772B2" w:rsidRPr="007C644D" w:rsidRDefault="00C772B2" w:rsidP="007C644D">
      <w:pPr>
        <w:jc w:val="both"/>
        <w:rPr>
          <w:rFonts w:ascii="Roboto" w:hAnsi="Roboto"/>
          <w:rPrChange w:id="740" w:author="Ivannia Coto" w:date="2026-02-12T13:03:00Z" w16du:dateUtc="2026-02-12T19:03:00Z">
            <w:rPr/>
          </w:rPrChange>
        </w:rPr>
        <w:pPrChange w:id="741" w:author="Ivannia Coto" w:date="2026-02-12T13:04:00Z" w16du:dateUtc="2026-02-12T19:04:00Z">
          <w:pPr/>
        </w:pPrChange>
      </w:pPr>
    </w:p>
    <w:p w14:paraId="15B34BE9" w14:textId="77777777" w:rsidR="00C772B2" w:rsidRPr="007C644D" w:rsidRDefault="00C772B2" w:rsidP="007C644D">
      <w:pPr>
        <w:jc w:val="both"/>
        <w:rPr>
          <w:rFonts w:ascii="Roboto" w:hAnsi="Roboto"/>
          <w:rPrChange w:id="742" w:author="Ivannia Coto" w:date="2026-02-12T13:03:00Z" w16du:dateUtc="2026-02-12T19:03:00Z">
            <w:rPr/>
          </w:rPrChange>
        </w:rPr>
        <w:pPrChange w:id="743" w:author="Ivannia Coto" w:date="2026-02-12T13:04:00Z" w16du:dateUtc="2026-02-12T19:04:00Z">
          <w:pPr/>
        </w:pPrChange>
      </w:pPr>
    </w:p>
    <w:p w14:paraId="6D57F901" w14:textId="77777777" w:rsidR="00C772B2" w:rsidRPr="007C644D" w:rsidRDefault="00C772B2" w:rsidP="007C644D">
      <w:pPr>
        <w:jc w:val="both"/>
        <w:rPr>
          <w:rFonts w:ascii="Roboto" w:hAnsi="Roboto"/>
          <w:rPrChange w:id="744" w:author="Ivannia Coto" w:date="2026-02-12T13:03:00Z" w16du:dateUtc="2026-02-12T19:03:00Z">
            <w:rPr/>
          </w:rPrChange>
        </w:rPr>
        <w:pPrChange w:id="745" w:author="Ivannia Coto" w:date="2026-02-12T13:04:00Z" w16du:dateUtc="2026-02-12T19:04:00Z">
          <w:pPr/>
        </w:pPrChange>
      </w:pPr>
    </w:p>
    <w:p w14:paraId="74781263" w14:textId="77777777" w:rsidR="00C772B2" w:rsidRPr="007C644D" w:rsidRDefault="00C772B2" w:rsidP="007C644D">
      <w:pPr>
        <w:jc w:val="both"/>
        <w:rPr>
          <w:rFonts w:ascii="Roboto" w:hAnsi="Roboto"/>
          <w:rPrChange w:id="746" w:author="Ivannia Coto" w:date="2026-02-12T13:03:00Z" w16du:dateUtc="2026-02-12T19:03:00Z">
            <w:rPr/>
          </w:rPrChange>
        </w:rPr>
        <w:pPrChange w:id="747" w:author="Ivannia Coto" w:date="2026-02-12T13:04:00Z" w16du:dateUtc="2026-02-12T19:04:00Z">
          <w:pPr/>
        </w:pPrChange>
      </w:pPr>
    </w:p>
    <w:p w14:paraId="7A3AF780" w14:textId="4B2B0093" w:rsidR="00077DF1" w:rsidRPr="007C644D" w:rsidRDefault="00077DF1" w:rsidP="007C644D">
      <w:pPr>
        <w:pStyle w:val="Ttulo1"/>
        <w:jc w:val="both"/>
        <w:rPr>
          <w:rFonts w:ascii="Roboto" w:hAnsi="Roboto"/>
          <w:rPrChange w:id="748" w:author="Ivannia Coto" w:date="2026-02-12T13:03:00Z" w16du:dateUtc="2026-02-12T19:03:00Z">
            <w:rPr/>
          </w:rPrChange>
        </w:rPr>
        <w:pPrChange w:id="749" w:author="Ivannia Coto" w:date="2026-02-12T13:04:00Z" w16du:dateUtc="2026-02-12T19:04:00Z">
          <w:pPr>
            <w:pStyle w:val="Ttulo1"/>
          </w:pPr>
        </w:pPrChange>
      </w:pPr>
      <w:bookmarkStart w:id="750" w:name="_Toc221699220"/>
      <w:r w:rsidRPr="007C644D">
        <w:rPr>
          <w:rFonts w:ascii="Roboto" w:hAnsi="Roboto"/>
          <w:rPrChange w:id="751" w:author="Ivannia Coto" w:date="2026-02-12T13:03:00Z" w16du:dateUtc="2026-02-12T19:03:00Z">
            <w:rPr/>
          </w:rPrChange>
        </w:rPr>
        <w:t>Evaluación de Alternativas</w:t>
      </w:r>
      <w:bookmarkEnd w:id="750"/>
    </w:p>
    <w:p w14:paraId="2F3423EA" w14:textId="1F18168A" w:rsidR="00077DF1" w:rsidRPr="007C644D" w:rsidRDefault="00077DF1" w:rsidP="007C644D">
      <w:pPr>
        <w:jc w:val="both"/>
        <w:rPr>
          <w:rFonts w:ascii="Roboto" w:hAnsi="Roboto"/>
          <w:rPrChange w:id="752" w:author="Ivannia Coto" w:date="2026-02-12T13:03:00Z" w16du:dateUtc="2026-02-12T19:03:00Z">
            <w:rPr/>
          </w:rPrChange>
        </w:rPr>
        <w:pPrChange w:id="753" w:author="Ivannia Coto" w:date="2026-02-12T13:04:00Z" w16du:dateUtc="2026-02-12T19:04:00Z">
          <w:pPr/>
        </w:pPrChange>
      </w:pPr>
      <w:r w:rsidRPr="007C644D">
        <w:rPr>
          <w:rFonts w:ascii="Roboto" w:hAnsi="Roboto"/>
          <w:rPrChange w:id="754" w:author="Ivannia Coto" w:date="2026-02-12T13:03:00Z" w16du:dateUtc="2026-02-12T19:03:00Z">
            <w:rPr/>
          </w:rPrChange>
        </w:rPr>
        <w:t xml:space="preserve">Como parte del análisis previo, se revisaron herramientas de atención vía WhatsApp, como </w:t>
      </w:r>
      <w:proofErr w:type="spellStart"/>
      <w:r w:rsidRPr="007C644D">
        <w:rPr>
          <w:rFonts w:ascii="Roboto" w:hAnsi="Roboto"/>
          <w:rPrChange w:id="755" w:author="Ivannia Coto" w:date="2026-02-12T13:03:00Z" w16du:dateUtc="2026-02-12T19:03:00Z">
            <w:rPr/>
          </w:rPrChange>
        </w:rPr>
        <w:t>Callbell</w:t>
      </w:r>
      <w:proofErr w:type="spellEnd"/>
      <w:r w:rsidRPr="007C644D">
        <w:rPr>
          <w:rFonts w:ascii="Roboto" w:hAnsi="Roboto"/>
          <w:rPrChange w:id="756" w:author="Ivannia Coto" w:date="2026-02-12T13:03:00Z" w16du:dateUtc="2026-02-12T19:03:00Z">
            <w:rPr/>
          </w:rPrChange>
        </w:rPr>
        <w:t xml:space="preserve"> </w:t>
      </w:r>
      <w:proofErr w:type="gramStart"/>
      <w:r w:rsidRPr="007C644D">
        <w:rPr>
          <w:rFonts w:ascii="Roboto" w:hAnsi="Roboto"/>
          <w:rPrChange w:id="757" w:author="Ivannia Coto" w:date="2026-02-12T13:03:00Z" w16du:dateUtc="2026-02-12T19:03:00Z">
            <w:rPr/>
          </w:rPrChange>
        </w:rPr>
        <w:t>y  soluciones</w:t>
      </w:r>
      <w:proofErr w:type="gramEnd"/>
      <w:r w:rsidRPr="007C644D">
        <w:rPr>
          <w:rFonts w:ascii="Roboto" w:hAnsi="Roboto"/>
          <w:rPrChange w:id="758" w:author="Ivannia Coto" w:date="2026-02-12T13:03:00Z" w16du:dateUtc="2026-02-12T19:03:00Z">
            <w:rPr/>
          </w:rPrChange>
        </w:rPr>
        <w:t xml:space="preserve"> similares enfocadas en mensajería compartida con quienes también tuvimos reuniones de validación y presentación del producto</w:t>
      </w:r>
    </w:p>
    <w:p w14:paraId="7E5290C2" w14:textId="77777777" w:rsidR="00077DF1" w:rsidRPr="007C644D" w:rsidRDefault="00077DF1" w:rsidP="007C644D">
      <w:pPr>
        <w:jc w:val="both"/>
        <w:rPr>
          <w:rFonts w:ascii="Roboto" w:hAnsi="Roboto"/>
          <w:rPrChange w:id="759" w:author="Ivannia Coto" w:date="2026-02-12T13:03:00Z" w16du:dateUtc="2026-02-12T19:03:00Z">
            <w:rPr/>
          </w:rPrChange>
        </w:rPr>
        <w:pPrChange w:id="760" w:author="Ivannia Coto" w:date="2026-02-12T13:04:00Z" w16du:dateUtc="2026-02-12T19:04:00Z">
          <w:pPr/>
        </w:pPrChange>
      </w:pPr>
      <w:r w:rsidRPr="007C644D">
        <w:rPr>
          <w:rFonts w:ascii="Roboto" w:hAnsi="Roboto"/>
          <w:rPrChange w:id="761" w:author="Ivannia Coto" w:date="2026-02-12T13:03:00Z" w16du:dateUtc="2026-02-12T19:03:00Z">
            <w:rPr/>
          </w:rPrChange>
        </w:rPr>
        <w:t>Si bien estas plataformas ofrecen funcionalidades adecuadas para la gestión de conversaciones, presentan limitaciones en cuanto a:</w:t>
      </w:r>
    </w:p>
    <w:p w14:paraId="408870FE" w14:textId="77777777" w:rsidR="00077DF1" w:rsidRPr="007C644D" w:rsidRDefault="00077DF1" w:rsidP="007C644D">
      <w:pPr>
        <w:numPr>
          <w:ilvl w:val="0"/>
          <w:numId w:val="21"/>
        </w:numPr>
        <w:jc w:val="both"/>
        <w:rPr>
          <w:rFonts w:ascii="Roboto" w:hAnsi="Roboto"/>
          <w:rPrChange w:id="762" w:author="Ivannia Coto" w:date="2026-02-12T13:03:00Z" w16du:dateUtc="2026-02-12T19:03:00Z">
            <w:rPr/>
          </w:rPrChange>
        </w:rPr>
        <w:pPrChange w:id="763" w:author="Ivannia Coto" w:date="2026-02-12T13:04:00Z" w16du:dateUtc="2026-02-12T19:04:00Z">
          <w:pPr>
            <w:numPr>
              <w:numId w:val="21"/>
            </w:numPr>
            <w:tabs>
              <w:tab w:val="num" w:pos="720"/>
            </w:tabs>
            <w:ind w:left="720" w:hanging="360"/>
          </w:pPr>
        </w:pPrChange>
      </w:pPr>
      <w:r w:rsidRPr="007C644D">
        <w:rPr>
          <w:rFonts w:ascii="Roboto" w:hAnsi="Roboto"/>
          <w:rPrChange w:id="764" w:author="Ivannia Coto" w:date="2026-02-12T13:03:00Z" w16du:dateUtc="2026-02-12T19:03:00Z">
            <w:rPr/>
          </w:rPrChange>
        </w:rPr>
        <w:t>Gestión estructurada de procesos comerciales.</w:t>
      </w:r>
    </w:p>
    <w:p w14:paraId="4D638655" w14:textId="77777777" w:rsidR="00077DF1" w:rsidRPr="007C644D" w:rsidRDefault="00077DF1" w:rsidP="007C644D">
      <w:pPr>
        <w:numPr>
          <w:ilvl w:val="0"/>
          <w:numId w:val="21"/>
        </w:numPr>
        <w:jc w:val="both"/>
        <w:rPr>
          <w:rFonts w:ascii="Roboto" w:hAnsi="Roboto"/>
          <w:rPrChange w:id="765" w:author="Ivannia Coto" w:date="2026-02-12T13:03:00Z" w16du:dateUtc="2026-02-12T19:03:00Z">
            <w:rPr/>
          </w:rPrChange>
        </w:rPr>
        <w:pPrChange w:id="766" w:author="Ivannia Coto" w:date="2026-02-12T13:04:00Z" w16du:dateUtc="2026-02-12T19:04:00Z">
          <w:pPr>
            <w:numPr>
              <w:numId w:val="21"/>
            </w:numPr>
            <w:tabs>
              <w:tab w:val="num" w:pos="720"/>
            </w:tabs>
            <w:ind w:left="720" w:hanging="360"/>
          </w:pPr>
        </w:pPrChange>
      </w:pPr>
      <w:r w:rsidRPr="007C644D">
        <w:rPr>
          <w:rFonts w:ascii="Roboto" w:hAnsi="Roboto"/>
          <w:rPrChange w:id="767" w:author="Ivannia Coto" w:date="2026-02-12T13:03:00Z" w16du:dateUtc="2026-02-12T19:03:00Z">
            <w:rPr/>
          </w:rPrChange>
        </w:rPr>
        <w:lastRenderedPageBreak/>
        <w:t>Trazabilidad integral tipo CRM.</w:t>
      </w:r>
    </w:p>
    <w:p w14:paraId="7E253E58" w14:textId="77777777" w:rsidR="00077DF1" w:rsidRPr="007C644D" w:rsidRDefault="00077DF1" w:rsidP="007C644D">
      <w:pPr>
        <w:numPr>
          <w:ilvl w:val="0"/>
          <w:numId w:val="21"/>
        </w:numPr>
        <w:jc w:val="both"/>
        <w:rPr>
          <w:rFonts w:ascii="Roboto" w:hAnsi="Roboto"/>
          <w:rPrChange w:id="768" w:author="Ivannia Coto" w:date="2026-02-12T13:03:00Z" w16du:dateUtc="2026-02-12T19:03:00Z">
            <w:rPr/>
          </w:rPrChange>
        </w:rPr>
        <w:pPrChange w:id="769" w:author="Ivannia Coto" w:date="2026-02-12T13:04:00Z" w16du:dateUtc="2026-02-12T19:04:00Z">
          <w:pPr>
            <w:numPr>
              <w:numId w:val="21"/>
            </w:numPr>
            <w:tabs>
              <w:tab w:val="num" w:pos="720"/>
            </w:tabs>
            <w:ind w:left="720" w:hanging="360"/>
          </w:pPr>
        </w:pPrChange>
      </w:pPr>
      <w:r w:rsidRPr="007C644D">
        <w:rPr>
          <w:rFonts w:ascii="Roboto" w:hAnsi="Roboto"/>
          <w:rPrChange w:id="770" w:author="Ivannia Coto" w:date="2026-02-12T13:03:00Z" w16du:dateUtc="2026-02-12T19:03:00Z">
            <w:rPr/>
          </w:rPrChange>
        </w:rPr>
        <w:t>Automatización avanzada de flujos.</w:t>
      </w:r>
    </w:p>
    <w:p w14:paraId="75D5C381" w14:textId="77777777" w:rsidR="00077DF1" w:rsidRPr="007C644D" w:rsidRDefault="00077DF1" w:rsidP="007C644D">
      <w:pPr>
        <w:numPr>
          <w:ilvl w:val="0"/>
          <w:numId w:val="21"/>
        </w:numPr>
        <w:jc w:val="both"/>
        <w:rPr>
          <w:rFonts w:ascii="Roboto" w:hAnsi="Roboto"/>
          <w:rPrChange w:id="771" w:author="Ivannia Coto" w:date="2026-02-12T13:03:00Z" w16du:dateUtc="2026-02-12T19:03:00Z">
            <w:rPr/>
          </w:rPrChange>
        </w:rPr>
        <w:pPrChange w:id="772" w:author="Ivannia Coto" w:date="2026-02-12T13:04:00Z" w16du:dateUtc="2026-02-12T19:04:00Z">
          <w:pPr>
            <w:numPr>
              <w:numId w:val="21"/>
            </w:numPr>
            <w:tabs>
              <w:tab w:val="num" w:pos="720"/>
            </w:tabs>
            <w:ind w:left="720" w:hanging="360"/>
          </w:pPr>
        </w:pPrChange>
      </w:pPr>
      <w:r w:rsidRPr="007C644D">
        <w:rPr>
          <w:rFonts w:ascii="Roboto" w:hAnsi="Roboto"/>
          <w:rPrChange w:id="773" w:author="Ivannia Coto" w:date="2026-02-12T13:03:00Z" w16du:dateUtc="2026-02-12T19:03:00Z">
            <w:rPr/>
          </w:rPrChange>
        </w:rPr>
        <w:t>Integración robusta con sistemas empresariales como SAP B1.</w:t>
      </w:r>
    </w:p>
    <w:p w14:paraId="24BA30B7" w14:textId="77777777" w:rsidR="00077DF1" w:rsidRPr="007C644D" w:rsidRDefault="00077DF1" w:rsidP="007C644D">
      <w:pPr>
        <w:numPr>
          <w:ilvl w:val="0"/>
          <w:numId w:val="21"/>
        </w:numPr>
        <w:jc w:val="both"/>
        <w:rPr>
          <w:rFonts w:ascii="Roboto" w:hAnsi="Roboto"/>
          <w:rPrChange w:id="774" w:author="Ivannia Coto" w:date="2026-02-12T13:03:00Z" w16du:dateUtc="2026-02-12T19:03:00Z">
            <w:rPr/>
          </w:rPrChange>
        </w:rPr>
        <w:pPrChange w:id="775" w:author="Ivannia Coto" w:date="2026-02-12T13:04:00Z" w16du:dateUtc="2026-02-12T19:04:00Z">
          <w:pPr>
            <w:numPr>
              <w:numId w:val="21"/>
            </w:numPr>
            <w:tabs>
              <w:tab w:val="num" w:pos="720"/>
            </w:tabs>
            <w:ind w:left="720" w:hanging="360"/>
          </w:pPr>
        </w:pPrChange>
      </w:pPr>
      <w:r w:rsidRPr="007C644D">
        <w:rPr>
          <w:rFonts w:ascii="Roboto" w:hAnsi="Roboto"/>
          <w:rPrChange w:id="776" w:author="Ivannia Coto" w:date="2026-02-12T13:03:00Z" w16du:dateUtc="2026-02-12T19:03:00Z">
            <w:rPr/>
          </w:rPrChange>
        </w:rPr>
        <w:t>Visualización de indicadores estratégicos.</w:t>
      </w:r>
    </w:p>
    <w:p w14:paraId="15EB91E8" w14:textId="0632F18C" w:rsidR="00077DF1" w:rsidRPr="007C644D" w:rsidRDefault="00077DF1" w:rsidP="007C644D">
      <w:pPr>
        <w:jc w:val="both"/>
        <w:rPr>
          <w:rFonts w:ascii="Roboto" w:hAnsi="Roboto"/>
          <w:rPrChange w:id="777" w:author="Ivannia Coto" w:date="2026-02-12T13:03:00Z" w16du:dateUtc="2026-02-12T19:03:00Z">
            <w:rPr/>
          </w:rPrChange>
        </w:rPr>
        <w:pPrChange w:id="778" w:author="Ivannia Coto" w:date="2026-02-12T13:04:00Z" w16du:dateUtc="2026-02-12T19:04:00Z">
          <w:pPr/>
        </w:pPrChange>
      </w:pPr>
      <w:r w:rsidRPr="007C644D">
        <w:rPr>
          <w:rFonts w:ascii="Roboto" w:hAnsi="Roboto"/>
          <w:rPrChange w:id="779" w:author="Ivannia Coto" w:date="2026-02-12T13:03:00Z" w16du:dateUtc="2026-02-12T19:03:00Z">
            <w:rPr/>
          </w:rPrChange>
        </w:rPr>
        <w:t>En comparación, monday.com ofrece un enfoque más integral, permitiendo no solo la gestión de la comunicación, sino también la administración completa del ciclo de captación y seguimiento de los clientes.</w:t>
      </w:r>
    </w:p>
    <w:p w14:paraId="09493851" w14:textId="18061963" w:rsidR="00077DF1" w:rsidRPr="007C644D" w:rsidRDefault="00077DF1" w:rsidP="007C644D">
      <w:pPr>
        <w:jc w:val="both"/>
        <w:rPr>
          <w:rFonts w:ascii="Roboto" w:hAnsi="Roboto"/>
          <w:rPrChange w:id="780" w:author="Ivannia Coto" w:date="2026-02-12T13:03:00Z" w16du:dateUtc="2026-02-12T19:03:00Z">
            <w:rPr/>
          </w:rPrChange>
        </w:rPr>
        <w:pPrChange w:id="781" w:author="Ivannia Coto" w:date="2026-02-12T13:04:00Z" w16du:dateUtc="2026-02-12T19:04:00Z">
          <w:pPr/>
        </w:pPrChange>
      </w:pPr>
      <w:r w:rsidRPr="007C644D">
        <w:rPr>
          <w:rFonts w:ascii="Roboto" w:hAnsi="Roboto"/>
          <w:rPrChange w:id="782" w:author="Ivannia Coto" w:date="2026-02-12T13:03:00Z" w16du:dateUtc="2026-02-12T19:03:00Z">
            <w:rPr/>
          </w:rPrChange>
        </w:rPr>
        <w:t>Por esta razón,</w:t>
      </w:r>
      <w:r w:rsidR="00026CD1" w:rsidRPr="007C644D">
        <w:rPr>
          <w:rFonts w:ascii="Roboto" w:hAnsi="Roboto"/>
          <w:rPrChange w:id="783" w:author="Ivannia Coto" w:date="2026-02-12T13:03:00Z" w16du:dateUtc="2026-02-12T19:03:00Z">
            <w:rPr/>
          </w:rPrChange>
        </w:rPr>
        <w:t xml:space="preserve"> y las demás descritas en este documento,</w:t>
      </w:r>
      <w:r w:rsidRPr="007C644D">
        <w:rPr>
          <w:rFonts w:ascii="Roboto" w:hAnsi="Roboto"/>
          <w:rPrChange w:id="784" w:author="Ivannia Coto" w:date="2026-02-12T13:03:00Z" w16du:dateUtc="2026-02-12T19:03:00Z">
            <w:rPr/>
          </w:rPrChange>
        </w:rPr>
        <w:t xml:space="preserve"> se considera que monday.com se alinea mejor con los objetivos estratégicos del Departamento de Vida Gremial.</w:t>
      </w:r>
    </w:p>
    <w:p w14:paraId="661A13F8" w14:textId="77777777" w:rsidR="00077DF1" w:rsidRPr="007C644D" w:rsidRDefault="00077DF1" w:rsidP="007C644D">
      <w:pPr>
        <w:jc w:val="both"/>
        <w:rPr>
          <w:rFonts w:ascii="Roboto" w:hAnsi="Roboto"/>
          <w:rPrChange w:id="785" w:author="Ivannia Coto" w:date="2026-02-12T13:03:00Z" w16du:dateUtc="2026-02-12T19:03:00Z">
            <w:rPr/>
          </w:rPrChange>
        </w:rPr>
        <w:pPrChange w:id="786" w:author="Ivannia Coto" w:date="2026-02-12T13:04:00Z" w16du:dateUtc="2026-02-12T19:04:00Z">
          <w:pPr/>
        </w:pPrChange>
      </w:pPr>
    </w:p>
    <w:p w14:paraId="10933121" w14:textId="77777777" w:rsidR="00026CD1" w:rsidRPr="007C644D" w:rsidRDefault="00026CD1" w:rsidP="007C644D">
      <w:pPr>
        <w:jc w:val="both"/>
        <w:rPr>
          <w:rFonts w:ascii="Roboto" w:hAnsi="Roboto"/>
          <w:rPrChange w:id="787" w:author="Ivannia Coto" w:date="2026-02-12T13:03:00Z" w16du:dateUtc="2026-02-12T19:03:00Z">
            <w:rPr/>
          </w:rPrChange>
        </w:rPr>
        <w:pPrChange w:id="788" w:author="Ivannia Coto" w:date="2026-02-12T13:04:00Z" w16du:dateUtc="2026-02-12T19:04:00Z">
          <w:pPr/>
        </w:pPrChange>
      </w:pPr>
    </w:p>
    <w:p w14:paraId="4D0BEDAB" w14:textId="77777777" w:rsidR="00026CD1" w:rsidRPr="007C644D" w:rsidRDefault="00026CD1" w:rsidP="007C644D">
      <w:pPr>
        <w:jc w:val="both"/>
        <w:rPr>
          <w:rFonts w:ascii="Roboto" w:hAnsi="Roboto"/>
          <w:rPrChange w:id="789" w:author="Ivannia Coto" w:date="2026-02-12T13:03:00Z" w16du:dateUtc="2026-02-12T19:03:00Z">
            <w:rPr/>
          </w:rPrChange>
        </w:rPr>
        <w:pPrChange w:id="790" w:author="Ivannia Coto" w:date="2026-02-12T13:04:00Z" w16du:dateUtc="2026-02-12T19:04:00Z">
          <w:pPr/>
        </w:pPrChange>
      </w:pPr>
    </w:p>
    <w:p w14:paraId="7BC08596" w14:textId="77777777" w:rsidR="00026CD1" w:rsidRPr="007C644D" w:rsidRDefault="00026CD1" w:rsidP="007C644D">
      <w:pPr>
        <w:jc w:val="both"/>
        <w:rPr>
          <w:rFonts w:ascii="Roboto" w:hAnsi="Roboto"/>
          <w:rPrChange w:id="791" w:author="Ivannia Coto" w:date="2026-02-12T13:03:00Z" w16du:dateUtc="2026-02-12T19:03:00Z">
            <w:rPr/>
          </w:rPrChange>
        </w:rPr>
        <w:pPrChange w:id="792" w:author="Ivannia Coto" w:date="2026-02-12T13:04:00Z" w16du:dateUtc="2026-02-12T19:04:00Z">
          <w:pPr/>
        </w:pPrChange>
      </w:pPr>
    </w:p>
    <w:p w14:paraId="285FA751" w14:textId="77777777" w:rsidR="00026CD1" w:rsidRPr="007C644D" w:rsidRDefault="00026CD1" w:rsidP="007C644D">
      <w:pPr>
        <w:jc w:val="both"/>
        <w:rPr>
          <w:rFonts w:ascii="Roboto" w:hAnsi="Roboto"/>
          <w:rPrChange w:id="793" w:author="Ivannia Coto" w:date="2026-02-12T13:03:00Z" w16du:dateUtc="2026-02-12T19:03:00Z">
            <w:rPr/>
          </w:rPrChange>
        </w:rPr>
        <w:pPrChange w:id="794" w:author="Ivannia Coto" w:date="2026-02-12T13:04:00Z" w16du:dateUtc="2026-02-12T19:04:00Z">
          <w:pPr/>
        </w:pPrChange>
      </w:pPr>
    </w:p>
    <w:p w14:paraId="3EE93594" w14:textId="77777777" w:rsidR="00026CD1" w:rsidRPr="007C644D" w:rsidRDefault="00026CD1" w:rsidP="007C644D">
      <w:pPr>
        <w:jc w:val="both"/>
        <w:rPr>
          <w:rFonts w:ascii="Roboto" w:hAnsi="Roboto"/>
          <w:rPrChange w:id="795" w:author="Ivannia Coto" w:date="2026-02-12T13:03:00Z" w16du:dateUtc="2026-02-12T19:03:00Z">
            <w:rPr/>
          </w:rPrChange>
        </w:rPr>
        <w:pPrChange w:id="796" w:author="Ivannia Coto" w:date="2026-02-12T13:04:00Z" w16du:dateUtc="2026-02-12T19:04:00Z">
          <w:pPr/>
        </w:pPrChange>
      </w:pPr>
    </w:p>
    <w:p w14:paraId="786AB652" w14:textId="3AE47FBB" w:rsidR="00C772B2" w:rsidRPr="007C644D" w:rsidRDefault="00C772B2" w:rsidP="007C644D">
      <w:pPr>
        <w:pStyle w:val="Ttulo1"/>
        <w:jc w:val="both"/>
        <w:rPr>
          <w:rFonts w:ascii="Roboto" w:hAnsi="Roboto"/>
          <w:rPrChange w:id="797" w:author="Ivannia Coto" w:date="2026-02-12T13:03:00Z" w16du:dateUtc="2026-02-12T19:03:00Z">
            <w:rPr/>
          </w:rPrChange>
        </w:rPr>
        <w:pPrChange w:id="798" w:author="Ivannia Coto" w:date="2026-02-12T13:04:00Z" w16du:dateUtc="2026-02-12T19:04:00Z">
          <w:pPr>
            <w:pStyle w:val="Ttulo1"/>
          </w:pPr>
        </w:pPrChange>
      </w:pPr>
      <w:bookmarkStart w:id="799" w:name="_Toc221699221"/>
      <w:r w:rsidRPr="007C644D">
        <w:rPr>
          <w:rFonts w:ascii="Roboto" w:hAnsi="Roboto"/>
          <w:rPrChange w:id="800" w:author="Ivannia Coto" w:date="2026-02-12T13:03:00Z" w16du:dateUtc="2026-02-12T19:03:00Z">
            <w:rPr/>
          </w:rPrChange>
        </w:rPr>
        <w:t>Recomendación Técnica</w:t>
      </w:r>
      <w:bookmarkEnd w:id="799"/>
    </w:p>
    <w:p w14:paraId="2B1CDC16" w14:textId="77777777" w:rsidR="00C772B2" w:rsidRPr="007C644D" w:rsidRDefault="00C772B2" w:rsidP="007C644D">
      <w:pPr>
        <w:jc w:val="both"/>
        <w:rPr>
          <w:rFonts w:ascii="Roboto" w:hAnsi="Roboto"/>
          <w:rPrChange w:id="801" w:author="Ivannia Coto" w:date="2026-02-12T13:03:00Z" w16du:dateUtc="2026-02-12T19:03:00Z">
            <w:rPr/>
          </w:rPrChange>
        </w:rPr>
        <w:pPrChange w:id="802" w:author="Ivannia Coto" w:date="2026-02-12T13:04:00Z" w16du:dateUtc="2026-02-12T19:04:00Z">
          <w:pPr/>
        </w:pPrChange>
      </w:pPr>
      <w:r w:rsidRPr="007C644D">
        <w:rPr>
          <w:rFonts w:ascii="Roboto" w:hAnsi="Roboto"/>
          <w:rPrChange w:id="803" w:author="Ivannia Coto" w:date="2026-02-12T13:03:00Z" w16du:dateUtc="2026-02-12T19:03:00Z">
            <w:rPr/>
          </w:rPrChange>
        </w:rPr>
        <w:t>Desde una perspectiva técnica y operativa, se recomienda la implementación de monday.com con integración a WhatsApp y conexión con SAP B1 como plataforma central de gestión para el Departamento de Vida Gremial.</w:t>
      </w:r>
    </w:p>
    <w:p w14:paraId="0D341090" w14:textId="77777777" w:rsidR="00C772B2" w:rsidRPr="007C644D" w:rsidRDefault="00C772B2" w:rsidP="007C644D">
      <w:pPr>
        <w:jc w:val="both"/>
        <w:rPr>
          <w:rFonts w:ascii="Roboto" w:hAnsi="Roboto"/>
          <w:rPrChange w:id="804" w:author="Ivannia Coto" w:date="2026-02-12T13:03:00Z" w16du:dateUtc="2026-02-12T19:03:00Z">
            <w:rPr/>
          </w:rPrChange>
        </w:rPr>
        <w:pPrChange w:id="805" w:author="Ivannia Coto" w:date="2026-02-12T13:04:00Z" w16du:dateUtc="2026-02-12T19:04:00Z">
          <w:pPr/>
        </w:pPrChange>
      </w:pPr>
      <w:r w:rsidRPr="007C644D">
        <w:rPr>
          <w:rFonts w:ascii="Roboto" w:hAnsi="Roboto"/>
          <w:rPrChange w:id="806" w:author="Ivannia Coto" w:date="2026-02-12T13:03:00Z" w16du:dateUtc="2026-02-12T19:03:00Z">
            <w:rPr/>
          </w:rPrChange>
        </w:rPr>
        <w:t>La solución propuesta permitirá profesionalizar la atención, mejorar la trazabilidad de procesos, optimizar la gestión administrativa y proporcionar información estratégica para la toma de decisiones.</w:t>
      </w:r>
    </w:p>
    <w:p w14:paraId="5B64D54D" w14:textId="77777777" w:rsidR="00C772B2" w:rsidRPr="007C644D" w:rsidRDefault="00C772B2" w:rsidP="007C644D">
      <w:pPr>
        <w:jc w:val="both"/>
        <w:rPr>
          <w:rFonts w:ascii="Roboto" w:hAnsi="Roboto"/>
          <w:rPrChange w:id="807" w:author="Ivannia Coto" w:date="2026-02-12T13:03:00Z" w16du:dateUtc="2026-02-12T19:03:00Z">
            <w:rPr/>
          </w:rPrChange>
        </w:rPr>
        <w:pPrChange w:id="808" w:author="Ivannia Coto" w:date="2026-02-12T13:04:00Z" w16du:dateUtc="2026-02-12T19:04:00Z">
          <w:pPr/>
        </w:pPrChange>
      </w:pPr>
    </w:p>
    <w:p w14:paraId="2A69F077" w14:textId="77777777" w:rsidR="00C772B2" w:rsidRPr="007C644D" w:rsidRDefault="00C772B2" w:rsidP="007C644D">
      <w:pPr>
        <w:jc w:val="both"/>
        <w:rPr>
          <w:rFonts w:ascii="Roboto" w:hAnsi="Roboto"/>
          <w:rPrChange w:id="809" w:author="Ivannia Coto" w:date="2026-02-12T13:03:00Z" w16du:dateUtc="2026-02-12T19:03:00Z">
            <w:rPr/>
          </w:rPrChange>
        </w:rPr>
        <w:pPrChange w:id="810" w:author="Ivannia Coto" w:date="2026-02-12T13:04:00Z" w16du:dateUtc="2026-02-12T19:04:00Z">
          <w:pPr/>
        </w:pPrChange>
      </w:pPr>
    </w:p>
    <w:p w14:paraId="1292F4FF" w14:textId="77777777" w:rsidR="00C772B2" w:rsidRPr="007C644D" w:rsidRDefault="00C772B2" w:rsidP="007C644D">
      <w:pPr>
        <w:jc w:val="both"/>
        <w:rPr>
          <w:rFonts w:ascii="Roboto" w:hAnsi="Roboto"/>
          <w:rPrChange w:id="811" w:author="Ivannia Coto" w:date="2026-02-12T13:03:00Z" w16du:dateUtc="2026-02-12T19:03:00Z">
            <w:rPr/>
          </w:rPrChange>
        </w:rPr>
        <w:pPrChange w:id="812" w:author="Ivannia Coto" w:date="2026-02-12T13:04:00Z" w16du:dateUtc="2026-02-12T19:04:00Z">
          <w:pPr/>
        </w:pPrChange>
      </w:pPr>
    </w:p>
    <w:p w14:paraId="2AE8BF2D" w14:textId="77777777" w:rsidR="00C772B2" w:rsidRPr="007C644D" w:rsidRDefault="00C772B2" w:rsidP="007C644D">
      <w:pPr>
        <w:jc w:val="both"/>
        <w:rPr>
          <w:rFonts w:ascii="Roboto" w:hAnsi="Roboto"/>
          <w:rPrChange w:id="813" w:author="Ivannia Coto" w:date="2026-02-12T13:03:00Z" w16du:dateUtc="2026-02-12T19:03:00Z">
            <w:rPr/>
          </w:rPrChange>
        </w:rPr>
        <w:pPrChange w:id="814" w:author="Ivannia Coto" w:date="2026-02-12T13:04:00Z" w16du:dateUtc="2026-02-12T19:04:00Z">
          <w:pPr/>
        </w:pPrChange>
      </w:pPr>
    </w:p>
    <w:p w14:paraId="5B812BCA" w14:textId="77777777" w:rsidR="00C772B2" w:rsidRPr="007C644D" w:rsidRDefault="00C772B2" w:rsidP="007C644D">
      <w:pPr>
        <w:jc w:val="both"/>
        <w:rPr>
          <w:rFonts w:ascii="Roboto" w:hAnsi="Roboto"/>
          <w:rPrChange w:id="815" w:author="Ivannia Coto" w:date="2026-02-12T13:03:00Z" w16du:dateUtc="2026-02-12T19:03:00Z">
            <w:rPr/>
          </w:rPrChange>
        </w:rPr>
        <w:pPrChange w:id="816" w:author="Ivannia Coto" w:date="2026-02-12T13:04:00Z" w16du:dateUtc="2026-02-12T19:04:00Z">
          <w:pPr/>
        </w:pPrChange>
      </w:pPr>
    </w:p>
    <w:p w14:paraId="29EDE91B" w14:textId="77777777" w:rsidR="00C772B2" w:rsidRPr="007C644D" w:rsidRDefault="00C772B2" w:rsidP="007C644D">
      <w:pPr>
        <w:jc w:val="both"/>
        <w:rPr>
          <w:rFonts w:ascii="Roboto" w:hAnsi="Roboto"/>
          <w:rPrChange w:id="817" w:author="Ivannia Coto" w:date="2026-02-12T13:03:00Z" w16du:dateUtc="2026-02-12T19:03:00Z">
            <w:rPr/>
          </w:rPrChange>
        </w:rPr>
        <w:pPrChange w:id="818" w:author="Ivannia Coto" w:date="2026-02-12T13:04:00Z" w16du:dateUtc="2026-02-12T19:04:00Z">
          <w:pPr/>
        </w:pPrChange>
      </w:pPr>
    </w:p>
    <w:p w14:paraId="57A5302B" w14:textId="77777777" w:rsidR="00C772B2" w:rsidRPr="007C644D" w:rsidRDefault="00C772B2" w:rsidP="007C644D">
      <w:pPr>
        <w:jc w:val="both"/>
        <w:rPr>
          <w:rFonts w:ascii="Roboto" w:hAnsi="Roboto"/>
          <w:rPrChange w:id="819" w:author="Ivannia Coto" w:date="2026-02-12T13:03:00Z" w16du:dateUtc="2026-02-12T19:03:00Z">
            <w:rPr/>
          </w:rPrChange>
        </w:rPr>
        <w:pPrChange w:id="820" w:author="Ivannia Coto" w:date="2026-02-12T13:04:00Z" w16du:dateUtc="2026-02-12T19:04:00Z">
          <w:pPr/>
        </w:pPrChange>
      </w:pPr>
    </w:p>
    <w:p w14:paraId="65BB54A3" w14:textId="77777777" w:rsidR="00C772B2" w:rsidRPr="007C644D" w:rsidRDefault="00C772B2" w:rsidP="007C644D">
      <w:pPr>
        <w:jc w:val="both"/>
        <w:rPr>
          <w:rFonts w:ascii="Roboto" w:hAnsi="Roboto"/>
          <w:rPrChange w:id="821" w:author="Ivannia Coto" w:date="2026-02-12T13:03:00Z" w16du:dateUtc="2026-02-12T19:03:00Z">
            <w:rPr/>
          </w:rPrChange>
        </w:rPr>
        <w:pPrChange w:id="822" w:author="Ivannia Coto" w:date="2026-02-12T13:04:00Z" w16du:dateUtc="2026-02-12T19:04:00Z">
          <w:pPr/>
        </w:pPrChange>
      </w:pPr>
    </w:p>
    <w:p w14:paraId="5CF6FED2" w14:textId="77777777" w:rsidR="00C772B2" w:rsidRPr="007C644D" w:rsidRDefault="00C772B2" w:rsidP="007C644D">
      <w:pPr>
        <w:jc w:val="both"/>
        <w:rPr>
          <w:rFonts w:ascii="Roboto" w:hAnsi="Roboto"/>
          <w:rPrChange w:id="823" w:author="Ivannia Coto" w:date="2026-02-12T13:03:00Z" w16du:dateUtc="2026-02-12T19:03:00Z">
            <w:rPr/>
          </w:rPrChange>
        </w:rPr>
        <w:pPrChange w:id="824" w:author="Ivannia Coto" w:date="2026-02-12T13:04:00Z" w16du:dateUtc="2026-02-12T19:04:00Z">
          <w:pPr/>
        </w:pPrChange>
      </w:pPr>
    </w:p>
    <w:p w14:paraId="69A82631" w14:textId="77777777" w:rsidR="00C772B2" w:rsidRPr="007C644D" w:rsidRDefault="00C772B2" w:rsidP="007C644D">
      <w:pPr>
        <w:jc w:val="both"/>
        <w:rPr>
          <w:rFonts w:ascii="Roboto" w:hAnsi="Roboto"/>
          <w:rPrChange w:id="825" w:author="Ivannia Coto" w:date="2026-02-12T13:03:00Z" w16du:dateUtc="2026-02-12T19:03:00Z">
            <w:rPr/>
          </w:rPrChange>
        </w:rPr>
        <w:pPrChange w:id="826" w:author="Ivannia Coto" w:date="2026-02-12T13:04:00Z" w16du:dateUtc="2026-02-12T19:04:00Z">
          <w:pPr/>
        </w:pPrChange>
      </w:pPr>
    </w:p>
    <w:p w14:paraId="64BAFDE7" w14:textId="77777777" w:rsidR="00C772B2" w:rsidRPr="007C644D" w:rsidRDefault="00C772B2" w:rsidP="007C644D">
      <w:pPr>
        <w:jc w:val="both"/>
        <w:rPr>
          <w:rFonts w:ascii="Roboto" w:hAnsi="Roboto"/>
          <w:rPrChange w:id="827" w:author="Ivannia Coto" w:date="2026-02-12T13:03:00Z" w16du:dateUtc="2026-02-12T19:03:00Z">
            <w:rPr/>
          </w:rPrChange>
        </w:rPr>
        <w:pPrChange w:id="828" w:author="Ivannia Coto" w:date="2026-02-12T13:04:00Z" w16du:dateUtc="2026-02-12T19:04:00Z">
          <w:pPr/>
        </w:pPrChange>
      </w:pPr>
    </w:p>
    <w:p w14:paraId="6FF629C3" w14:textId="77777777" w:rsidR="00C772B2" w:rsidRPr="007C644D" w:rsidRDefault="00C772B2" w:rsidP="007C644D">
      <w:pPr>
        <w:jc w:val="both"/>
        <w:rPr>
          <w:rFonts w:ascii="Roboto" w:hAnsi="Roboto"/>
          <w:rPrChange w:id="829" w:author="Ivannia Coto" w:date="2026-02-12T13:03:00Z" w16du:dateUtc="2026-02-12T19:03:00Z">
            <w:rPr/>
          </w:rPrChange>
        </w:rPr>
        <w:pPrChange w:id="830" w:author="Ivannia Coto" w:date="2026-02-12T13:04:00Z" w16du:dateUtc="2026-02-12T19:04:00Z">
          <w:pPr/>
        </w:pPrChange>
      </w:pPr>
    </w:p>
    <w:p w14:paraId="79D95891" w14:textId="77777777" w:rsidR="00C772B2" w:rsidRPr="007C644D" w:rsidRDefault="00C772B2" w:rsidP="007C644D">
      <w:pPr>
        <w:jc w:val="both"/>
        <w:rPr>
          <w:rFonts w:ascii="Roboto" w:hAnsi="Roboto"/>
          <w:rPrChange w:id="831" w:author="Ivannia Coto" w:date="2026-02-12T13:03:00Z" w16du:dateUtc="2026-02-12T19:03:00Z">
            <w:rPr/>
          </w:rPrChange>
        </w:rPr>
        <w:pPrChange w:id="832" w:author="Ivannia Coto" w:date="2026-02-12T13:04:00Z" w16du:dateUtc="2026-02-12T19:04:00Z">
          <w:pPr/>
        </w:pPrChange>
      </w:pPr>
    </w:p>
    <w:p w14:paraId="674B5BF7" w14:textId="77777777" w:rsidR="00C772B2" w:rsidRPr="007C644D" w:rsidRDefault="00C772B2" w:rsidP="007C644D">
      <w:pPr>
        <w:jc w:val="both"/>
        <w:rPr>
          <w:rFonts w:ascii="Roboto" w:hAnsi="Roboto"/>
          <w:rPrChange w:id="833" w:author="Ivannia Coto" w:date="2026-02-12T13:03:00Z" w16du:dateUtc="2026-02-12T19:03:00Z">
            <w:rPr/>
          </w:rPrChange>
        </w:rPr>
        <w:pPrChange w:id="834" w:author="Ivannia Coto" w:date="2026-02-12T13:04:00Z" w16du:dateUtc="2026-02-12T19:04:00Z">
          <w:pPr/>
        </w:pPrChange>
      </w:pPr>
    </w:p>
    <w:p w14:paraId="0652F89A" w14:textId="77777777" w:rsidR="00C772B2" w:rsidRPr="007C644D" w:rsidRDefault="00C772B2" w:rsidP="007C644D">
      <w:pPr>
        <w:jc w:val="both"/>
        <w:rPr>
          <w:rFonts w:ascii="Roboto" w:hAnsi="Roboto"/>
          <w:rPrChange w:id="835" w:author="Ivannia Coto" w:date="2026-02-12T13:03:00Z" w16du:dateUtc="2026-02-12T19:03:00Z">
            <w:rPr/>
          </w:rPrChange>
        </w:rPr>
        <w:pPrChange w:id="836" w:author="Ivannia Coto" w:date="2026-02-12T13:04:00Z" w16du:dateUtc="2026-02-12T19:04:00Z">
          <w:pPr/>
        </w:pPrChange>
      </w:pPr>
    </w:p>
    <w:p w14:paraId="04B27D21" w14:textId="77777777" w:rsidR="00C772B2" w:rsidRPr="007C644D" w:rsidRDefault="00C772B2" w:rsidP="007C644D">
      <w:pPr>
        <w:jc w:val="both"/>
        <w:rPr>
          <w:rFonts w:ascii="Roboto" w:hAnsi="Roboto"/>
          <w:rPrChange w:id="837" w:author="Ivannia Coto" w:date="2026-02-12T13:03:00Z" w16du:dateUtc="2026-02-12T19:03:00Z">
            <w:rPr/>
          </w:rPrChange>
        </w:rPr>
        <w:pPrChange w:id="838" w:author="Ivannia Coto" w:date="2026-02-12T13:04:00Z" w16du:dateUtc="2026-02-12T19:04:00Z">
          <w:pPr/>
        </w:pPrChange>
      </w:pPr>
    </w:p>
    <w:p w14:paraId="4813E12B" w14:textId="77777777" w:rsidR="00C772B2" w:rsidRPr="007C644D" w:rsidRDefault="00C772B2" w:rsidP="007C644D">
      <w:pPr>
        <w:jc w:val="both"/>
        <w:rPr>
          <w:rFonts w:ascii="Roboto" w:hAnsi="Roboto"/>
          <w:rPrChange w:id="839" w:author="Ivannia Coto" w:date="2026-02-12T13:03:00Z" w16du:dateUtc="2026-02-12T19:03:00Z">
            <w:rPr/>
          </w:rPrChange>
        </w:rPr>
        <w:pPrChange w:id="840" w:author="Ivannia Coto" w:date="2026-02-12T13:04:00Z" w16du:dateUtc="2026-02-12T19:04:00Z">
          <w:pPr/>
        </w:pPrChange>
      </w:pPr>
    </w:p>
    <w:p w14:paraId="750C253B" w14:textId="77777777" w:rsidR="00C772B2" w:rsidRPr="007C644D" w:rsidRDefault="00C772B2" w:rsidP="007C644D">
      <w:pPr>
        <w:jc w:val="both"/>
        <w:rPr>
          <w:rFonts w:ascii="Roboto" w:hAnsi="Roboto"/>
          <w:rPrChange w:id="841" w:author="Ivannia Coto" w:date="2026-02-12T13:03:00Z" w16du:dateUtc="2026-02-12T19:03:00Z">
            <w:rPr/>
          </w:rPrChange>
        </w:rPr>
        <w:pPrChange w:id="842" w:author="Ivannia Coto" w:date="2026-02-12T13:04:00Z" w16du:dateUtc="2026-02-12T19:04:00Z">
          <w:pPr/>
        </w:pPrChange>
      </w:pPr>
    </w:p>
    <w:p w14:paraId="01357F5C" w14:textId="257A714D" w:rsidR="00C772B2" w:rsidRPr="007C644D" w:rsidRDefault="00C772B2" w:rsidP="007C644D">
      <w:pPr>
        <w:pStyle w:val="Ttulo1"/>
        <w:jc w:val="both"/>
        <w:rPr>
          <w:rFonts w:ascii="Roboto" w:hAnsi="Roboto"/>
          <w:rPrChange w:id="843" w:author="Ivannia Coto" w:date="2026-02-12T13:03:00Z" w16du:dateUtc="2026-02-12T19:03:00Z">
            <w:rPr/>
          </w:rPrChange>
        </w:rPr>
        <w:pPrChange w:id="844" w:author="Ivannia Coto" w:date="2026-02-12T13:04:00Z" w16du:dateUtc="2026-02-12T19:04:00Z">
          <w:pPr>
            <w:pStyle w:val="Ttulo1"/>
          </w:pPr>
        </w:pPrChange>
      </w:pPr>
      <w:bookmarkStart w:id="845" w:name="_Toc221699222"/>
      <w:r w:rsidRPr="007C644D">
        <w:rPr>
          <w:rFonts w:ascii="Roboto" w:hAnsi="Roboto"/>
          <w:rPrChange w:id="846" w:author="Ivannia Coto" w:date="2026-02-12T13:03:00Z" w16du:dateUtc="2026-02-12T19:03:00Z">
            <w:rPr/>
          </w:rPrChange>
        </w:rPr>
        <w:t>Conclusión</w:t>
      </w:r>
      <w:bookmarkEnd w:id="845"/>
    </w:p>
    <w:p w14:paraId="424E0F02" w14:textId="0C106054" w:rsidR="00A329C2" w:rsidRPr="007C644D" w:rsidRDefault="00A329C2" w:rsidP="007C644D">
      <w:pPr>
        <w:jc w:val="both"/>
        <w:rPr>
          <w:rFonts w:ascii="Roboto" w:hAnsi="Roboto"/>
          <w:rPrChange w:id="847" w:author="Ivannia Coto" w:date="2026-02-12T13:03:00Z" w16du:dateUtc="2026-02-12T19:03:00Z">
            <w:rPr/>
          </w:rPrChange>
        </w:rPr>
        <w:pPrChange w:id="848" w:author="Ivannia Coto" w:date="2026-02-12T13:04:00Z" w16du:dateUtc="2026-02-12T19:04:00Z">
          <w:pPr/>
        </w:pPrChange>
      </w:pPr>
      <w:r w:rsidRPr="007C644D">
        <w:rPr>
          <w:rFonts w:ascii="Roboto" w:hAnsi="Roboto"/>
          <w:rPrChange w:id="849" w:author="Ivannia Coto" w:date="2026-02-12T13:03:00Z" w16du:dateUtc="2026-02-12T19:03:00Z">
            <w:rPr/>
          </w:rPrChange>
        </w:rPr>
        <w:t>La adopción de esta herramienta representa una oportunidad concreta para modernizar la gestión del Departamento de Vida Gremial, fortalecer la experiencia de atención al usuario y establecer una base tecnológica sólida que está en continua modernización</w:t>
      </w:r>
    </w:p>
    <w:p w14:paraId="47A2984B" w14:textId="5BE98711" w:rsidR="00A329C2" w:rsidRPr="007C644D" w:rsidRDefault="00A329C2" w:rsidP="007C644D">
      <w:pPr>
        <w:jc w:val="both"/>
        <w:rPr>
          <w:rFonts w:ascii="Roboto" w:hAnsi="Roboto"/>
          <w:rPrChange w:id="850" w:author="Ivannia Coto" w:date="2026-02-12T13:03:00Z" w16du:dateUtc="2026-02-12T19:03:00Z">
            <w:rPr/>
          </w:rPrChange>
        </w:rPr>
        <w:pPrChange w:id="851" w:author="Ivannia Coto" w:date="2026-02-12T13:04:00Z" w16du:dateUtc="2026-02-12T19:04:00Z">
          <w:pPr/>
        </w:pPrChange>
      </w:pPr>
      <w:r w:rsidRPr="007C644D">
        <w:rPr>
          <w:rFonts w:ascii="Roboto" w:hAnsi="Roboto"/>
          <w:rPrChange w:id="852" w:author="Ivannia Coto" w:date="2026-02-12T13:03:00Z" w16du:dateUtc="2026-02-12T19:03:00Z">
            <w:rPr/>
          </w:rPrChange>
        </w:rPr>
        <w:t xml:space="preserve">La implementación de monday.com con integración a WhatsApp y conexión con SAP Business </w:t>
      </w:r>
      <w:proofErr w:type="spellStart"/>
      <w:r w:rsidRPr="007C644D">
        <w:rPr>
          <w:rFonts w:ascii="Roboto" w:hAnsi="Roboto"/>
          <w:rPrChange w:id="853" w:author="Ivannia Coto" w:date="2026-02-12T13:03:00Z" w16du:dateUtc="2026-02-12T19:03:00Z">
            <w:rPr/>
          </w:rPrChange>
        </w:rPr>
        <w:t>One</w:t>
      </w:r>
      <w:proofErr w:type="spellEnd"/>
      <w:r w:rsidRPr="007C644D">
        <w:rPr>
          <w:rFonts w:ascii="Roboto" w:hAnsi="Roboto"/>
          <w:rPrChange w:id="854" w:author="Ivannia Coto" w:date="2026-02-12T13:03:00Z" w16du:dateUtc="2026-02-12T19:03:00Z">
            <w:rPr/>
          </w:rPrChange>
        </w:rPr>
        <w:t xml:space="preserve"> no solo impacta positivamente la operación diaria, sino que también permite profesionalizar los procesos de captación, seguimiento e inscripción, garantizando trazabilidad completa, control de indicadores clave y mayor transparencia en la gestión. </w:t>
      </w:r>
    </w:p>
    <w:p w14:paraId="35612495" w14:textId="239EAA50" w:rsidR="00A329C2" w:rsidRPr="007C644D" w:rsidRDefault="00A829C9" w:rsidP="007C644D">
      <w:pPr>
        <w:jc w:val="both"/>
        <w:rPr>
          <w:rFonts w:ascii="Roboto" w:hAnsi="Roboto"/>
          <w:rPrChange w:id="855" w:author="Ivannia Coto" w:date="2026-02-12T13:03:00Z" w16du:dateUtc="2026-02-12T19:03:00Z">
            <w:rPr/>
          </w:rPrChange>
        </w:rPr>
        <w:pPrChange w:id="856" w:author="Ivannia Coto" w:date="2026-02-12T13:04:00Z" w16du:dateUtc="2026-02-12T19:04:00Z">
          <w:pPr/>
        </w:pPrChange>
      </w:pPr>
      <w:r w:rsidRPr="007C644D">
        <w:rPr>
          <w:rFonts w:ascii="Roboto" w:hAnsi="Roboto"/>
          <w:rPrChange w:id="857" w:author="Ivannia Coto" w:date="2026-02-12T13:03:00Z" w16du:dateUtc="2026-02-12T19:03:00Z">
            <w:rPr/>
          </w:rPrChange>
        </w:rPr>
        <w:lastRenderedPageBreak/>
        <w:t>La</w:t>
      </w:r>
      <w:r w:rsidR="00A329C2" w:rsidRPr="007C644D">
        <w:rPr>
          <w:rFonts w:ascii="Roboto" w:hAnsi="Roboto"/>
          <w:rPrChange w:id="858" w:author="Ivannia Coto" w:date="2026-02-12T13:03:00Z" w16du:dateUtc="2026-02-12T19:03:00Z">
            <w:rPr/>
          </w:rPrChange>
        </w:rPr>
        <w:t xml:space="preserve"> centralización de la información y la automatización de flujos de trabajo reducirán reprocesos, dependencia de controles manuales y riesgos asociados a la dispersión de datos. </w:t>
      </w:r>
    </w:p>
    <w:p w14:paraId="274E00F2" w14:textId="3143175F" w:rsidR="00A329C2" w:rsidRPr="007C644D" w:rsidRDefault="00A329C2" w:rsidP="007C644D">
      <w:pPr>
        <w:jc w:val="both"/>
        <w:rPr>
          <w:rFonts w:ascii="Roboto" w:hAnsi="Roboto"/>
          <w:rPrChange w:id="859" w:author="Ivannia Coto" w:date="2026-02-12T13:03:00Z" w16du:dateUtc="2026-02-12T19:03:00Z">
            <w:rPr/>
          </w:rPrChange>
        </w:rPr>
        <w:pPrChange w:id="860" w:author="Ivannia Coto" w:date="2026-02-12T13:04:00Z" w16du:dateUtc="2026-02-12T19:04:00Z">
          <w:pPr/>
        </w:pPrChange>
      </w:pPr>
      <w:r w:rsidRPr="007C644D">
        <w:rPr>
          <w:rFonts w:ascii="Roboto" w:hAnsi="Roboto"/>
          <w:rPrChange w:id="861" w:author="Ivannia Coto" w:date="2026-02-12T13:03:00Z" w16du:dateUtc="2026-02-12T19:03:00Z">
            <w:rPr/>
          </w:rPrChange>
        </w:rPr>
        <w:t xml:space="preserve">Actualmente mantenemos una relación comercial con HCO desde hace varios años lo que nos da seguridad acerca del servicio que podemos recibir y las capacidades del personal para poder atender cualquier requerimiento que tengamos relacionado a la herramienta. </w:t>
      </w:r>
    </w:p>
    <w:p w14:paraId="55147B70" w14:textId="0E23533E" w:rsidR="00A829C9" w:rsidRPr="007C644D" w:rsidRDefault="00A829C9" w:rsidP="007C644D">
      <w:pPr>
        <w:jc w:val="both"/>
        <w:rPr>
          <w:rFonts w:ascii="Roboto" w:hAnsi="Roboto"/>
          <w:rPrChange w:id="862" w:author="Ivannia Coto" w:date="2026-02-12T13:03:00Z" w16du:dateUtc="2026-02-12T19:03:00Z">
            <w:rPr/>
          </w:rPrChange>
        </w:rPr>
        <w:pPrChange w:id="863" w:author="Ivannia Coto" w:date="2026-02-12T13:04:00Z" w16du:dateUtc="2026-02-12T19:04:00Z">
          <w:pPr/>
        </w:pPrChange>
      </w:pPr>
      <w:r w:rsidRPr="007C644D">
        <w:rPr>
          <w:rFonts w:ascii="Roboto" w:hAnsi="Roboto"/>
          <w:rPrChange w:id="864" w:author="Ivannia Coto" w:date="2026-02-12T13:03:00Z" w16du:dateUtc="2026-02-12T19:03:00Z">
            <w:rPr/>
          </w:rPrChange>
        </w:rPr>
        <w:t>Asimismo, el Departamento de Comunicaciones ha valorado positivamente el uso de monday.com, dado que ya utilizan la plataforma en su gestión diaria. Esta referencia interna constituye un respaldo adicional.</w:t>
      </w:r>
    </w:p>
    <w:p w14:paraId="52528B0B" w14:textId="50CE0850" w:rsidR="00A329C2" w:rsidRPr="007C644D" w:rsidRDefault="00A829C9" w:rsidP="007C644D">
      <w:pPr>
        <w:jc w:val="both"/>
        <w:rPr>
          <w:rFonts w:ascii="Roboto" w:hAnsi="Roboto"/>
          <w:rPrChange w:id="865" w:author="Ivannia Coto" w:date="2026-02-12T13:03:00Z" w16du:dateUtc="2026-02-12T19:03:00Z">
            <w:rPr/>
          </w:rPrChange>
        </w:rPr>
        <w:pPrChange w:id="866" w:author="Ivannia Coto" w:date="2026-02-12T13:04:00Z" w16du:dateUtc="2026-02-12T19:04:00Z">
          <w:pPr/>
        </w:pPrChange>
      </w:pPr>
      <w:r w:rsidRPr="007C644D">
        <w:rPr>
          <w:rFonts w:ascii="Roboto" w:hAnsi="Roboto"/>
          <w:rPrChange w:id="867" w:author="Ivannia Coto" w:date="2026-02-12T13:03:00Z" w16du:dateUtc="2026-02-12T19:03:00Z">
            <w:rPr/>
          </w:rPrChange>
        </w:rPr>
        <w:t>Por estas razones expuestas, e</w:t>
      </w:r>
      <w:r w:rsidR="00A329C2" w:rsidRPr="007C644D">
        <w:rPr>
          <w:rFonts w:ascii="Roboto" w:hAnsi="Roboto"/>
          <w:rPrChange w:id="868" w:author="Ivannia Coto" w:date="2026-02-12T13:03:00Z" w16du:dateUtc="2026-02-12T19:03:00Z">
            <w:rPr/>
          </w:rPrChange>
        </w:rPr>
        <w:t>sta propuesta constituye una alternativa integral y viable para poder realizar las mejoras previstas en el departamento, que podría escalar en la integración de otras áreas de Colegio.</w:t>
      </w:r>
    </w:p>
    <w:p w14:paraId="64F515A1" w14:textId="77777777" w:rsidR="00C772B2" w:rsidRPr="007C644D" w:rsidRDefault="00C772B2" w:rsidP="007C644D">
      <w:pPr>
        <w:jc w:val="both"/>
        <w:rPr>
          <w:rFonts w:ascii="Roboto" w:hAnsi="Roboto"/>
          <w:rPrChange w:id="869" w:author="Ivannia Coto" w:date="2026-02-12T13:03:00Z" w16du:dateUtc="2026-02-12T19:03:00Z">
            <w:rPr/>
          </w:rPrChange>
        </w:rPr>
        <w:pPrChange w:id="870" w:author="Ivannia Coto" w:date="2026-02-12T13:04:00Z" w16du:dateUtc="2026-02-12T19:04:00Z">
          <w:pPr/>
        </w:pPrChange>
      </w:pPr>
    </w:p>
    <w:p w14:paraId="31252346" w14:textId="77777777" w:rsidR="00026CD1" w:rsidRPr="007C644D" w:rsidRDefault="00026CD1" w:rsidP="007C644D">
      <w:pPr>
        <w:jc w:val="both"/>
        <w:rPr>
          <w:rFonts w:ascii="Roboto" w:hAnsi="Roboto"/>
          <w:rPrChange w:id="871" w:author="Ivannia Coto" w:date="2026-02-12T13:03:00Z" w16du:dateUtc="2026-02-12T19:03:00Z">
            <w:rPr/>
          </w:rPrChange>
        </w:rPr>
        <w:pPrChange w:id="872" w:author="Ivannia Coto" w:date="2026-02-12T13:04:00Z" w16du:dateUtc="2026-02-12T19:04:00Z">
          <w:pPr/>
        </w:pPrChange>
      </w:pPr>
    </w:p>
    <w:p w14:paraId="1EE04797" w14:textId="77777777" w:rsidR="00026CD1" w:rsidRPr="007C644D" w:rsidRDefault="00026CD1" w:rsidP="007C644D">
      <w:pPr>
        <w:jc w:val="both"/>
        <w:rPr>
          <w:rFonts w:ascii="Roboto" w:hAnsi="Roboto"/>
          <w:rPrChange w:id="873" w:author="Ivannia Coto" w:date="2026-02-12T13:03:00Z" w16du:dateUtc="2026-02-12T19:03:00Z">
            <w:rPr/>
          </w:rPrChange>
        </w:rPr>
        <w:pPrChange w:id="874" w:author="Ivannia Coto" w:date="2026-02-12T13:04:00Z" w16du:dateUtc="2026-02-12T19:04:00Z">
          <w:pPr/>
        </w:pPrChange>
      </w:pPr>
    </w:p>
    <w:p w14:paraId="05942BD2" w14:textId="77777777" w:rsidR="00026CD1" w:rsidRPr="007C644D" w:rsidRDefault="00026CD1" w:rsidP="007C644D">
      <w:pPr>
        <w:jc w:val="both"/>
        <w:rPr>
          <w:rFonts w:ascii="Roboto" w:hAnsi="Roboto"/>
          <w:rPrChange w:id="875" w:author="Ivannia Coto" w:date="2026-02-12T13:03:00Z" w16du:dateUtc="2026-02-12T19:03:00Z">
            <w:rPr/>
          </w:rPrChange>
        </w:rPr>
        <w:pPrChange w:id="876" w:author="Ivannia Coto" w:date="2026-02-12T13:04:00Z" w16du:dateUtc="2026-02-12T19:04:00Z">
          <w:pPr/>
        </w:pPrChange>
      </w:pPr>
    </w:p>
    <w:p w14:paraId="61D66C82" w14:textId="77777777" w:rsidR="00026CD1" w:rsidRPr="007C644D" w:rsidRDefault="00026CD1" w:rsidP="007C644D">
      <w:pPr>
        <w:jc w:val="both"/>
        <w:rPr>
          <w:rFonts w:ascii="Roboto" w:hAnsi="Roboto"/>
          <w:rPrChange w:id="877" w:author="Ivannia Coto" w:date="2026-02-12T13:03:00Z" w16du:dateUtc="2026-02-12T19:03:00Z">
            <w:rPr/>
          </w:rPrChange>
        </w:rPr>
        <w:pPrChange w:id="878" w:author="Ivannia Coto" w:date="2026-02-12T13:04:00Z" w16du:dateUtc="2026-02-12T19:04:00Z">
          <w:pPr/>
        </w:pPrChange>
      </w:pPr>
    </w:p>
    <w:p w14:paraId="7855FA5B" w14:textId="77777777" w:rsidR="00026CD1" w:rsidRPr="007C644D" w:rsidRDefault="00026CD1" w:rsidP="007C644D">
      <w:pPr>
        <w:jc w:val="both"/>
        <w:rPr>
          <w:rFonts w:ascii="Roboto" w:hAnsi="Roboto"/>
          <w:rPrChange w:id="879" w:author="Ivannia Coto" w:date="2026-02-12T13:03:00Z" w16du:dateUtc="2026-02-12T19:03:00Z">
            <w:rPr/>
          </w:rPrChange>
        </w:rPr>
        <w:pPrChange w:id="880" w:author="Ivannia Coto" w:date="2026-02-12T13:04:00Z" w16du:dateUtc="2026-02-12T19:04:00Z">
          <w:pPr/>
        </w:pPrChange>
      </w:pPr>
    </w:p>
    <w:p w14:paraId="09AD4FD0" w14:textId="5E97BEC7" w:rsidR="00026CD1" w:rsidRPr="007C644D" w:rsidRDefault="00026CD1" w:rsidP="007C644D">
      <w:pPr>
        <w:pStyle w:val="Ttulo1"/>
        <w:jc w:val="both"/>
        <w:rPr>
          <w:rFonts w:ascii="Roboto" w:hAnsi="Roboto"/>
          <w:rPrChange w:id="881" w:author="Ivannia Coto" w:date="2026-02-12T13:03:00Z" w16du:dateUtc="2026-02-12T19:03:00Z">
            <w:rPr/>
          </w:rPrChange>
        </w:rPr>
        <w:pPrChange w:id="882" w:author="Ivannia Coto" w:date="2026-02-12T13:04:00Z" w16du:dateUtc="2026-02-12T19:04:00Z">
          <w:pPr>
            <w:pStyle w:val="Ttulo1"/>
          </w:pPr>
        </w:pPrChange>
      </w:pPr>
      <w:bookmarkStart w:id="883" w:name="_Toc221699223"/>
      <w:r w:rsidRPr="007C644D">
        <w:rPr>
          <w:rFonts w:ascii="Roboto" w:hAnsi="Roboto"/>
          <w:rPrChange w:id="884" w:author="Ivannia Coto" w:date="2026-02-12T13:03:00Z" w16du:dateUtc="2026-02-12T19:03:00Z">
            <w:rPr/>
          </w:rPrChange>
        </w:rPr>
        <w:t>Anexos</w:t>
      </w:r>
      <w:bookmarkEnd w:id="883"/>
    </w:p>
    <w:p w14:paraId="23F10D5A" w14:textId="7C01BFF4" w:rsidR="00026CD1" w:rsidRPr="007C644D" w:rsidRDefault="00026CD1" w:rsidP="007C644D">
      <w:pPr>
        <w:pStyle w:val="Ttulo2"/>
        <w:jc w:val="both"/>
        <w:rPr>
          <w:rFonts w:ascii="Roboto" w:hAnsi="Roboto"/>
          <w:rPrChange w:id="885" w:author="Ivannia Coto" w:date="2026-02-12T13:03:00Z" w16du:dateUtc="2026-02-12T19:03:00Z">
            <w:rPr/>
          </w:rPrChange>
        </w:rPr>
        <w:pPrChange w:id="886" w:author="Ivannia Coto" w:date="2026-02-12T13:04:00Z" w16du:dateUtc="2026-02-12T19:04:00Z">
          <w:pPr>
            <w:pStyle w:val="Ttulo2"/>
          </w:pPr>
        </w:pPrChange>
      </w:pPr>
      <w:bookmarkStart w:id="887" w:name="_Toc221699224"/>
      <w:r w:rsidRPr="007C644D">
        <w:rPr>
          <w:rFonts w:ascii="Roboto" w:hAnsi="Roboto"/>
          <w:rPrChange w:id="888" w:author="Ivannia Coto" w:date="2026-02-12T13:03:00Z" w16du:dateUtc="2026-02-12T19:03:00Z">
            <w:rPr/>
          </w:rPrChange>
        </w:rPr>
        <w:t>Anexo 1 – Propuesta económica de monday.com e Integraciones</w:t>
      </w:r>
      <w:bookmarkEnd w:id="887"/>
    </w:p>
    <w:p w14:paraId="7199ED5D" w14:textId="77777777" w:rsidR="00026CD1" w:rsidRPr="007C644D" w:rsidRDefault="00026CD1" w:rsidP="007C644D">
      <w:pPr>
        <w:jc w:val="both"/>
        <w:rPr>
          <w:rFonts w:ascii="Roboto" w:hAnsi="Roboto"/>
          <w:rPrChange w:id="889" w:author="Ivannia Coto" w:date="2026-02-12T13:03:00Z" w16du:dateUtc="2026-02-12T19:03:00Z">
            <w:rPr/>
          </w:rPrChange>
        </w:rPr>
        <w:pPrChange w:id="890" w:author="Ivannia Coto" w:date="2026-02-12T13:04:00Z" w16du:dateUtc="2026-02-12T19:04:00Z">
          <w:pPr/>
        </w:pPrChange>
      </w:pPr>
      <w:r w:rsidRPr="007C644D">
        <w:rPr>
          <w:rFonts w:ascii="Roboto" w:hAnsi="Roboto"/>
          <w:rPrChange w:id="891" w:author="Ivannia Coto" w:date="2026-02-12T13:03:00Z" w16du:dateUtc="2026-02-12T19:03:00Z">
            <w:rPr/>
          </w:rPrChange>
        </w:rPr>
        <w:t xml:space="preserve">Se adjunta la cotización formal emitida por HCO, </w:t>
      </w:r>
      <w:proofErr w:type="spellStart"/>
      <w:r w:rsidRPr="007C644D">
        <w:rPr>
          <w:rFonts w:ascii="Roboto" w:hAnsi="Roboto"/>
          <w:rPrChange w:id="892" w:author="Ivannia Coto" w:date="2026-02-12T13:03:00Z" w16du:dateUtc="2026-02-12T19:03:00Z">
            <w:rPr/>
          </w:rPrChange>
        </w:rPr>
        <w:t>partner</w:t>
      </w:r>
      <w:proofErr w:type="spellEnd"/>
      <w:r w:rsidRPr="007C644D">
        <w:rPr>
          <w:rFonts w:ascii="Roboto" w:hAnsi="Roboto"/>
          <w:rPrChange w:id="893" w:author="Ivannia Coto" w:date="2026-02-12T13:03:00Z" w16du:dateUtc="2026-02-12T19:03:00Z">
            <w:rPr/>
          </w:rPrChange>
        </w:rPr>
        <w:t xml:space="preserve"> oficial de monday.com en Costa Rica, correspondiente a:</w:t>
      </w:r>
    </w:p>
    <w:p w14:paraId="3934076A" w14:textId="2657F76B" w:rsidR="00026CD1" w:rsidRPr="007C644D" w:rsidRDefault="00026CD1" w:rsidP="007C644D">
      <w:pPr>
        <w:numPr>
          <w:ilvl w:val="0"/>
          <w:numId w:val="22"/>
        </w:numPr>
        <w:jc w:val="both"/>
        <w:rPr>
          <w:rFonts w:ascii="Roboto" w:hAnsi="Roboto"/>
          <w:rPrChange w:id="894" w:author="Ivannia Coto" w:date="2026-02-12T13:03:00Z" w16du:dateUtc="2026-02-12T19:03:00Z">
            <w:rPr/>
          </w:rPrChange>
        </w:rPr>
        <w:pPrChange w:id="895" w:author="Ivannia Coto" w:date="2026-02-12T13:04:00Z" w16du:dateUtc="2026-02-12T19:04:00Z">
          <w:pPr>
            <w:numPr>
              <w:numId w:val="22"/>
            </w:numPr>
            <w:tabs>
              <w:tab w:val="num" w:pos="720"/>
            </w:tabs>
            <w:ind w:left="720" w:hanging="360"/>
          </w:pPr>
        </w:pPrChange>
      </w:pPr>
      <w:r w:rsidRPr="007C644D">
        <w:rPr>
          <w:rFonts w:ascii="Roboto" w:hAnsi="Roboto"/>
          <w:rPrChange w:id="896" w:author="Ivannia Coto" w:date="2026-02-12T13:03:00Z" w16du:dateUtc="2026-02-12T19:03:00Z">
            <w:rPr/>
          </w:rPrChange>
        </w:rPr>
        <w:t>Propuesta económica de monday.com.</w:t>
      </w:r>
    </w:p>
    <w:p w14:paraId="1C0D4673" w14:textId="77777777" w:rsidR="00026CD1" w:rsidRPr="007C644D" w:rsidRDefault="00026CD1" w:rsidP="007C644D">
      <w:pPr>
        <w:numPr>
          <w:ilvl w:val="0"/>
          <w:numId w:val="22"/>
        </w:numPr>
        <w:jc w:val="both"/>
        <w:rPr>
          <w:rFonts w:ascii="Roboto" w:hAnsi="Roboto"/>
          <w:rPrChange w:id="897" w:author="Ivannia Coto" w:date="2026-02-12T13:03:00Z" w16du:dateUtc="2026-02-12T19:03:00Z">
            <w:rPr/>
          </w:rPrChange>
        </w:rPr>
        <w:pPrChange w:id="898" w:author="Ivannia Coto" w:date="2026-02-12T13:04:00Z" w16du:dateUtc="2026-02-12T19:04:00Z">
          <w:pPr>
            <w:numPr>
              <w:numId w:val="22"/>
            </w:numPr>
            <w:tabs>
              <w:tab w:val="num" w:pos="720"/>
            </w:tabs>
            <w:ind w:left="720" w:hanging="360"/>
          </w:pPr>
        </w:pPrChange>
      </w:pPr>
      <w:r w:rsidRPr="007C644D">
        <w:rPr>
          <w:rFonts w:ascii="Roboto" w:hAnsi="Roboto"/>
          <w:rPrChange w:id="899" w:author="Ivannia Coto" w:date="2026-02-12T13:03:00Z" w16du:dateUtc="2026-02-12T19:03:00Z">
            <w:rPr/>
          </w:rPrChange>
        </w:rPr>
        <w:t>Integración con WhatsApp.</w:t>
      </w:r>
    </w:p>
    <w:p w14:paraId="4454748E" w14:textId="2AF6967E" w:rsidR="00026CD1" w:rsidRPr="007C644D" w:rsidRDefault="00026CD1" w:rsidP="007C644D">
      <w:pPr>
        <w:numPr>
          <w:ilvl w:val="0"/>
          <w:numId w:val="22"/>
        </w:numPr>
        <w:jc w:val="both"/>
        <w:rPr>
          <w:rFonts w:ascii="Roboto" w:hAnsi="Roboto"/>
          <w:rPrChange w:id="900" w:author="Ivannia Coto" w:date="2026-02-12T13:03:00Z" w16du:dateUtc="2026-02-12T19:03:00Z">
            <w:rPr/>
          </w:rPrChange>
        </w:rPr>
        <w:pPrChange w:id="901" w:author="Ivannia Coto" w:date="2026-02-12T13:04:00Z" w16du:dateUtc="2026-02-12T19:04:00Z">
          <w:pPr>
            <w:numPr>
              <w:numId w:val="22"/>
            </w:numPr>
            <w:tabs>
              <w:tab w:val="num" w:pos="720"/>
            </w:tabs>
            <w:ind w:left="720" w:hanging="360"/>
          </w:pPr>
        </w:pPrChange>
      </w:pPr>
      <w:r w:rsidRPr="007C644D">
        <w:rPr>
          <w:rFonts w:ascii="Roboto" w:hAnsi="Roboto"/>
          <w:rPrChange w:id="902" w:author="Ivannia Coto" w:date="2026-02-12T13:03:00Z" w16du:dateUtc="2026-02-12T19:03:00Z">
            <w:rPr/>
          </w:rPrChange>
        </w:rPr>
        <w:t>Servicios de implementación.</w:t>
      </w:r>
    </w:p>
    <w:p w14:paraId="77085010" w14:textId="695A5B58" w:rsidR="00026CD1" w:rsidRPr="007C644D" w:rsidRDefault="00026CD1" w:rsidP="007C644D">
      <w:pPr>
        <w:numPr>
          <w:ilvl w:val="0"/>
          <w:numId w:val="22"/>
        </w:numPr>
        <w:jc w:val="both"/>
        <w:rPr>
          <w:rFonts w:ascii="Roboto" w:hAnsi="Roboto"/>
          <w:rPrChange w:id="903" w:author="Ivannia Coto" w:date="2026-02-12T13:03:00Z" w16du:dateUtc="2026-02-12T19:03:00Z">
            <w:rPr/>
          </w:rPrChange>
        </w:rPr>
        <w:pPrChange w:id="904" w:author="Ivannia Coto" w:date="2026-02-12T13:04:00Z" w16du:dateUtc="2026-02-12T19:04:00Z">
          <w:pPr>
            <w:numPr>
              <w:numId w:val="22"/>
            </w:numPr>
            <w:tabs>
              <w:tab w:val="num" w:pos="720"/>
            </w:tabs>
            <w:ind w:left="720" w:hanging="360"/>
          </w:pPr>
        </w:pPrChange>
      </w:pPr>
      <w:r w:rsidRPr="007C644D">
        <w:rPr>
          <w:rFonts w:ascii="Roboto" w:hAnsi="Roboto"/>
          <w:rPrChange w:id="905" w:author="Ivannia Coto" w:date="2026-02-12T13:03:00Z" w16du:dateUtc="2026-02-12T19:03:00Z">
            <w:rPr/>
          </w:rPrChange>
        </w:rPr>
        <w:lastRenderedPageBreak/>
        <w:t>Capacitación</w:t>
      </w:r>
    </w:p>
    <w:p w14:paraId="7EF644ED" w14:textId="17BB96F8" w:rsidR="00026CD1" w:rsidRPr="007C644D" w:rsidRDefault="00026CD1" w:rsidP="007C644D">
      <w:pPr>
        <w:numPr>
          <w:ilvl w:val="0"/>
          <w:numId w:val="22"/>
        </w:numPr>
        <w:jc w:val="both"/>
        <w:rPr>
          <w:rFonts w:ascii="Roboto" w:hAnsi="Roboto"/>
          <w:rPrChange w:id="906" w:author="Ivannia Coto" w:date="2026-02-12T13:03:00Z" w16du:dateUtc="2026-02-12T19:03:00Z">
            <w:rPr/>
          </w:rPrChange>
        </w:rPr>
        <w:pPrChange w:id="907" w:author="Ivannia Coto" w:date="2026-02-12T13:04:00Z" w16du:dateUtc="2026-02-12T19:04:00Z">
          <w:pPr>
            <w:numPr>
              <w:numId w:val="22"/>
            </w:numPr>
            <w:tabs>
              <w:tab w:val="num" w:pos="720"/>
            </w:tabs>
            <w:ind w:left="720" w:hanging="360"/>
          </w:pPr>
        </w:pPrChange>
      </w:pPr>
      <w:r w:rsidRPr="007C644D">
        <w:rPr>
          <w:rFonts w:ascii="Roboto" w:hAnsi="Roboto"/>
          <w:rPrChange w:id="908" w:author="Ivannia Coto" w:date="2026-02-12T13:03:00Z" w16du:dateUtc="2026-02-12T19:03:00Z">
            <w:rPr/>
          </w:rPrChange>
        </w:rPr>
        <w:t>Condiciones comerciales.</w:t>
      </w:r>
    </w:p>
    <w:p w14:paraId="2747BEA2" w14:textId="75A742F4" w:rsidR="00026CD1" w:rsidRPr="007C644D" w:rsidRDefault="00026CD1" w:rsidP="007C644D">
      <w:pPr>
        <w:numPr>
          <w:ilvl w:val="0"/>
          <w:numId w:val="22"/>
        </w:numPr>
        <w:jc w:val="both"/>
        <w:rPr>
          <w:rFonts w:ascii="Roboto" w:hAnsi="Roboto"/>
          <w:rPrChange w:id="909" w:author="Ivannia Coto" w:date="2026-02-12T13:03:00Z" w16du:dateUtc="2026-02-12T19:03:00Z">
            <w:rPr/>
          </w:rPrChange>
        </w:rPr>
        <w:pPrChange w:id="910" w:author="Ivannia Coto" w:date="2026-02-12T13:04:00Z" w16du:dateUtc="2026-02-12T19:04:00Z">
          <w:pPr>
            <w:numPr>
              <w:numId w:val="22"/>
            </w:numPr>
            <w:tabs>
              <w:tab w:val="num" w:pos="720"/>
            </w:tabs>
            <w:ind w:left="720" w:hanging="360"/>
          </w:pPr>
        </w:pPrChange>
      </w:pPr>
      <w:r w:rsidRPr="007C644D">
        <w:rPr>
          <w:rFonts w:ascii="Roboto" w:hAnsi="Roboto"/>
          <w:rPrChange w:id="911" w:author="Ivannia Coto" w:date="2026-02-12T13:03:00Z" w16du:dateUtc="2026-02-12T19:03:00Z">
            <w:rPr/>
          </w:rPrChange>
        </w:rPr>
        <w:t xml:space="preserve">Alcance del proyecto </w:t>
      </w:r>
    </w:p>
    <w:p w14:paraId="48BF3B86" w14:textId="77777777" w:rsidR="00026CD1" w:rsidRPr="007C644D" w:rsidRDefault="00026CD1" w:rsidP="007C644D">
      <w:pPr>
        <w:jc w:val="both"/>
        <w:rPr>
          <w:rFonts w:ascii="Roboto" w:hAnsi="Roboto"/>
          <w:rPrChange w:id="912" w:author="Ivannia Coto" w:date="2026-02-12T13:03:00Z" w16du:dateUtc="2026-02-12T19:03:00Z">
            <w:rPr/>
          </w:rPrChange>
        </w:rPr>
        <w:pPrChange w:id="913" w:author="Ivannia Coto" w:date="2026-02-12T13:04:00Z" w16du:dateUtc="2026-02-12T19:04:00Z">
          <w:pPr/>
        </w:pPrChange>
      </w:pPr>
      <w:r w:rsidRPr="007C644D">
        <w:rPr>
          <w:rFonts w:ascii="Roboto" w:hAnsi="Roboto"/>
          <w:rPrChange w:id="914" w:author="Ivannia Coto" w:date="2026-02-12T13:03:00Z" w16du:dateUtc="2026-02-12T19:03:00Z">
            <w:rPr/>
          </w:rPrChange>
        </w:rPr>
        <w:t>La facturación se realizará desde Costa Rica conforme a las condiciones establecidas por el proveedor.</w:t>
      </w:r>
    </w:p>
    <w:p w14:paraId="33B83926" w14:textId="74FCDE82" w:rsidR="00026CD1" w:rsidRPr="007C644D" w:rsidRDefault="00026CD1" w:rsidP="007C644D">
      <w:pPr>
        <w:jc w:val="both"/>
        <w:rPr>
          <w:rFonts w:ascii="Roboto" w:hAnsi="Roboto"/>
          <w:rPrChange w:id="915" w:author="Ivannia Coto" w:date="2026-02-12T13:03:00Z" w16du:dateUtc="2026-02-12T19:03:00Z">
            <w:rPr/>
          </w:rPrChange>
        </w:rPr>
        <w:pPrChange w:id="916" w:author="Ivannia Coto" w:date="2026-02-12T13:04:00Z" w16du:dateUtc="2026-02-12T19:04:00Z">
          <w:pPr/>
        </w:pPrChange>
      </w:pPr>
    </w:p>
    <w:sectPr w:rsidR="00026CD1" w:rsidRPr="007C644D" w:rsidSect="00D059D1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6B86A" w14:textId="77777777" w:rsidR="00CB0576" w:rsidRDefault="00CB0576" w:rsidP="00D059D1">
      <w:pPr>
        <w:spacing w:after="0" w:line="240" w:lineRule="auto"/>
      </w:pPr>
      <w:r>
        <w:separator/>
      </w:r>
    </w:p>
  </w:endnote>
  <w:endnote w:type="continuationSeparator" w:id="0">
    <w:p w14:paraId="690AD0FE" w14:textId="77777777" w:rsidR="00CB0576" w:rsidRDefault="00CB0576" w:rsidP="00D059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74E2B" w14:textId="77777777" w:rsidR="00D059D1" w:rsidRDefault="00D059D1" w:rsidP="00D059D1">
    <w:pPr>
      <w:pStyle w:val="Piedepgina"/>
    </w:pPr>
    <w:r>
      <w:rPr>
        <w:noProof/>
        <w:lang w:eastAsia="es-CR"/>
      </w:rPr>
      <w:drawing>
        <wp:inline distT="0" distB="0" distL="0" distR="0" wp14:anchorId="099141C6" wp14:editId="2494F643">
          <wp:extent cx="2521858" cy="193675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133" t="1" r="8966" b="-1"/>
                  <a:stretch/>
                </pic:blipFill>
                <pic:spPr bwMode="auto">
                  <a:xfrm>
                    <a:off x="0" y="0"/>
                    <a:ext cx="3417385" cy="2624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1EBE6765" w14:textId="48761090" w:rsidR="00D059D1" w:rsidRPr="00EC4BAF" w:rsidRDefault="00D059D1" w:rsidP="00D059D1">
    <w:pPr>
      <w:pStyle w:val="Piedepgina"/>
      <w:rPr>
        <w:rFonts w:ascii="Roboto" w:hAnsi="Roboto"/>
        <w:b/>
        <w:bCs/>
        <w:color w:val="00A3CB"/>
        <w:sz w:val="18"/>
        <w:szCs w:val="18"/>
      </w:rPr>
    </w:pPr>
    <w:r>
      <w:rPr>
        <w:rFonts w:ascii="Roboto" w:hAnsi="Roboto"/>
        <w:b/>
        <w:bCs/>
        <w:color w:val="171717" w:themeColor="background2" w:themeShade="1A"/>
        <w:sz w:val="15"/>
        <w:szCs w:val="15"/>
      </w:rPr>
      <w:t>MANUAL USUARIO MÓDULO RESERVAS</w:t>
    </w:r>
    <w:r>
      <w:rPr>
        <w:rFonts w:ascii="Roboto" w:hAnsi="Roboto"/>
        <w:b/>
        <w:bCs/>
        <w:color w:val="171717" w:themeColor="background2" w:themeShade="1A"/>
        <w:sz w:val="15"/>
        <w:szCs w:val="15"/>
      </w:rPr>
      <w:tab/>
    </w:r>
    <w:r>
      <w:rPr>
        <w:rFonts w:ascii="Roboto" w:hAnsi="Roboto"/>
        <w:b/>
        <w:bCs/>
        <w:color w:val="171717" w:themeColor="background2" w:themeShade="1A"/>
        <w:sz w:val="15"/>
        <w:szCs w:val="15"/>
      </w:rPr>
      <w:tab/>
    </w:r>
    <w:r w:rsidRPr="00EC4BAF">
      <w:rPr>
        <w:rFonts w:ascii="Roboto" w:hAnsi="Roboto"/>
        <w:color w:val="00A3CB"/>
        <w:sz w:val="15"/>
        <w:szCs w:val="15"/>
      </w:rPr>
      <w:t xml:space="preserve">Página </w:t>
    </w:r>
    <w:r w:rsidRPr="00EC4BAF">
      <w:rPr>
        <w:rFonts w:ascii="Roboto" w:hAnsi="Roboto"/>
        <w:color w:val="00A3CB"/>
        <w:sz w:val="15"/>
        <w:szCs w:val="15"/>
      </w:rPr>
      <w:fldChar w:fldCharType="begin"/>
    </w:r>
    <w:r w:rsidRPr="00EC4BAF">
      <w:rPr>
        <w:rFonts w:ascii="Roboto" w:hAnsi="Roboto"/>
        <w:color w:val="00A3CB"/>
        <w:sz w:val="15"/>
        <w:szCs w:val="15"/>
      </w:rPr>
      <w:instrText>PAGE   \* MERGEFORMAT</w:instrText>
    </w:r>
    <w:r w:rsidRPr="00EC4BAF">
      <w:rPr>
        <w:rFonts w:ascii="Roboto" w:hAnsi="Roboto"/>
        <w:color w:val="00A3CB"/>
        <w:sz w:val="15"/>
        <w:szCs w:val="15"/>
      </w:rPr>
      <w:fldChar w:fldCharType="separate"/>
    </w:r>
    <w:r>
      <w:rPr>
        <w:rFonts w:ascii="Roboto" w:hAnsi="Roboto"/>
        <w:color w:val="00A3CB"/>
        <w:sz w:val="15"/>
        <w:szCs w:val="15"/>
      </w:rPr>
      <w:t>1</w:t>
    </w:r>
    <w:r w:rsidRPr="00EC4BAF">
      <w:rPr>
        <w:rFonts w:ascii="Roboto" w:hAnsi="Roboto"/>
        <w:color w:val="00A3CB"/>
        <w:sz w:val="15"/>
        <w:szCs w:val="15"/>
      </w:rPr>
      <w:fldChar w:fldCharType="end"/>
    </w:r>
  </w:p>
  <w:p w14:paraId="2B1CFDCD" w14:textId="77777777" w:rsidR="00D059D1" w:rsidRDefault="00D059D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AFB83" w14:textId="77777777" w:rsidR="00CB0576" w:rsidRDefault="00CB0576" w:rsidP="00D059D1">
      <w:pPr>
        <w:spacing w:after="0" w:line="240" w:lineRule="auto"/>
      </w:pPr>
      <w:r>
        <w:separator/>
      </w:r>
    </w:p>
  </w:footnote>
  <w:footnote w:type="continuationSeparator" w:id="0">
    <w:p w14:paraId="2A9C68B9" w14:textId="77777777" w:rsidR="00CB0576" w:rsidRDefault="00CB0576" w:rsidP="00D059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1B417" w14:textId="77777777" w:rsidR="00D059D1" w:rsidRDefault="00D059D1" w:rsidP="00D059D1">
    <w:pPr>
      <w:pStyle w:val="Encabezado"/>
    </w:pPr>
    <w:r>
      <w:rPr>
        <w:noProof/>
        <w:lang w:eastAsia="es-CR"/>
      </w:rPr>
      <w:drawing>
        <wp:inline distT="0" distB="0" distL="0" distR="0" wp14:anchorId="2021F95F" wp14:editId="52687CAA">
          <wp:extent cx="1972382" cy="602672"/>
          <wp:effectExtent l="0" t="0" r="8890" b="6985"/>
          <wp:docPr id="1" name="Imagen 1" descr="Text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Texto&#10;&#10;Descripción generada automáticamente con confianza baj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5811" cy="631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4B6B3F0" w14:textId="77777777" w:rsidR="00D059D1" w:rsidRDefault="00D059D1" w:rsidP="00D059D1">
    <w:pPr>
      <w:pStyle w:val="Encabezado"/>
    </w:pPr>
    <w:r>
      <w:rPr>
        <w:noProof/>
        <w:lang w:eastAsia="es-CR"/>
      </w:rPr>
      <w:drawing>
        <wp:inline distT="0" distB="0" distL="0" distR="0" wp14:anchorId="0D8366B8" wp14:editId="050855F9">
          <wp:extent cx="6302829" cy="211081"/>
          <wp:effectExtent l="0" t="0" r="0" b="508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133" t="1" r="8966" b="-1"/>
                  <a:stretch/>
                </pic:blipFill>
                <pic:spPr bwMode="auto">
                  <a:xfrm>
                    <a:off x="0" y="0"/>
                    <a:ext cx="7124361" cy="23859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11B8AB75" w14:textId="77777777" w:rsidR="00D059D1" w:rsidRDefault="00D059D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006E"/>
    <w:multiLevelType w:val="multilevel"/>
    <w:tmpl w:val="6A3E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A1638"/>
    <w:multiLevelType w:val="hybridMultilevel"/>
    <w:tmpl w:val="AF200E2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146F82"/>
    <w:multiLevelType w:val="hybridMultilevel"/>
    <w:tmpl w:val="EC5ACC10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434D30"/>
    <w:multiLevelType w:val="multilevel"/>
    <w:tmpl w:val="BE4C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06831"/>
    <w:multiLevelType w:val="hybridMultilevel"/>
    <w:tmpl w:val="ED4ABC4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C1663F"/>
    <w:multiLevelType w:val="hybridMultilevel"/>
    <w:tmpl w:val="05D415F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0C27A6"/>
    <w:multiLevelType w:val="multilevel"/>
    <w:tmpl w:val="A466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4B4E99"/>
    <w:multiLevelType w:val="hybridMultilevel"/>
    <w:tmpl w:val="ED6AA7C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89276F"/>
    <w:multiLevelType w:val="hybridMultilevel"/>
    <w:tmpl w:val="EBE8B7A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927455"/>
    <w:multiLevelType w:val="multilevel"/>
    <w:tmpl w:val="53AE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C51218"/>
    <w:multiLevelType w:val="hybridMultilevel"/>
    <w:tmpl w:val="C88656C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681612"/>
    <w:multiLevelType w:val="hybridMultilevel"/>
    <w:tmpl w:val="DA58ECC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7572A1"/>
    <w:multiLevelType w:val="multilevel"/>
    <w:tmpl w:val="9198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F96375"/>
    <w:multiLevelType w:val="multilevel"/>
    <w:tmpl w:val="B55C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39008C"/>
    <w:multiLevelType w:val="multilevel"/>
    <w:tmpl w:val="2F8C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3C74FC"/>
    <w:multiLevelType w:val="hybridMultilevel"/>
    <w:tmpl w:val="79B8FD4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F24ECE"/>
    <w:multiLevelType w:val="multilevel"/>
    <w:tmpl w:val="06E8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6E617D"/>
    <w:multiLevelType w:val="hybridMultilevel"/>
    <w:tmpl w:val="A37077F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F548FC"/>
    <w:multiLevelType w:val="hybridMultilevel"/>
    <w:tmpl w:val="124A190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416B16"/>
    <w:multiLevelType w:val="multilevel"/>
    <w:tmpl w:val="CE76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927DD0"/>
    <w:multiLevelType w:val="multilevel"/>
    <w:tmpl w:val="E94A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2118AE"/>
    <w:multiLevelType w:val="multilevel"/>
    <w:tmpl w:val="E9FE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815049">
    <w:abstractNumId w:val="18"/>
  </w:num>
  <w:num w:numId="2" w16cid:durableId="1386373018">
    <w:abstractNumId w:val="10"/>
  </w:num>
  <w:num w:numId="3" w16cid:durableId="1345858902">
    <w:abstractNumId w:val="8"/>
  </w:num>
  <w:num w:numId="4" w16cid:durableId="1007369645">
    <w:abstractNumId w:val="1"/>
  </w:num>
  <w:num w:numId="5" w16cid:durableId="1397162660">
    <w:abstractNumId w:val="2"/>
  </w:num>
  <w:num w:numId="6" w16cid:durableId="765006018">
    <w:abstractNumId w:val="5"/>
  </w:num>
  <w:num w:numId="7" w16cid:durableId="367334801">
    <w:abstractNumId w:val="13"/>
  </w:num>
  <w:num w:numId="8" w16cid:durableId="1005978532">
    <w:abstractNumId w:val="15"/>
  </w:num>
  <w:num w:numId="9" w16cid:durableId="2061904036">
    <w:abstractNumId w:val="11"/>
  </w:num>
  <w:num w:numId="10" w16cid:durableId="393356185">
    <w:abstractNumId w:val="6"/>
  </w:num>
  <w:num w:numId="11" w16cid:durableId="640620166">
    <w:abstractNumId w:val="9"/>
  </w:num>
  <w:num w:numId="12" w16cid:durableId="851263236">
    <w:abstractNumId w:val="21"/>
  </w:num>
  <w:num w:numId="13" w16cid:durableId="171995220">
    <w:abstractNumId w:val="16"/>
  </w:num>
  <w:num w:numId="14" w16cid:durableId="242959199">
    <w:abstractNumId w:val="20"/>
  </w:num>
  <w:num w:numId="15" w16cid:durableId="405347046">
    <w:abstractNumId w:val="0"/>
  </w:num>
  <w:num w:numId="16" w16cid:durableId="1955404355">
    <w:abstractNumId w:val="19"/>
  </w:num>
  <w:num w:numId="17" w16cid:durableId="971793401">
    <w:abstractNumId w:val="4"/>
  </w:num>
  <w:num w:numId="18" w16cid:durableId="2127195143">
    <w:abstractNumId w:val="7"/>
  </w:num>
  <w:num w:numId="19" w16cid:durableId="488904520">
    <w:abstractNumId w:val="17"/>
  </w:num>
  <w:num w:numId="20" w16cid:durableId="106239377">
    <w:abstractNumId w:val="3"/>
  </w:num>
  <w:num w:numId="21" w16cid:durableId="48849319">
    <w:abstractNumId w:val="14"/>
  </w:num>
  <w:num w:numId="22" w16cid:durableId="815297101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Ivannia Coto">
    <w15:presenceInfo w15:providerId="AD" w15:userId="S::direccion@psicologiacr.com::7295c68e-4411-48ce-ad7d-c1764539926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F6C"/>
    <w:rsid w:val="00026CD1"/>
    <w:rsid w:val="00034034"/>
    <w:rsid w:val="00077DF1"/>
    <w:rsid w:val="00187C68"/>
    <w:rsid w:val="001A53C6"/>
    <w:rsid w:val="00291447"/>
    <w:rsid w:val="003F06E3"/>
    <w:rsid w:val="00411AF6"/>
    <w:rsid w:val="00486448"/>
    <w:rsid w:val="004D3BE6"/>
    <w:rsid w:val="00531219"/>
    <w:rsid w:val="00580033"/>
    <w:rsid w:val="005F25C9"/>
    <w:rsid w:val="00633F48"/>
    <w:rsid w:val="00673E03"/>
    <w:rsid w:val="00727024"/>
    <w:rsid w:val="007428E7"/>
    <w:rsid w:val="00782138"/>
    <w:rsid w:val="007C644D"/>
    <w:rsid w:val="0083575A"/>
    <w:rsid w:val="008530D8"/>
    <w:rsid w:val="008C078B"/>
    <w:rsid w:val="00926F10"/>
    <w:rsid w:val="009472ED"/>
    <w:rsid w:val="0096480E"/>
    <w:rsid w:val="00A329C2"/>
    <w:rsid w:val="00A44ED5"/>
    <w:rsid w:val="00A829C9"/>
    <w:rsid w:val="00B068D5"/>
    <w:rsid w:val="00B96F6C"/>
    <w:rsid w:val="00C03117"/>
    <w:rsid w:val="00C772B2"/>
    <w:rsid w:val="00CB0576"/>
    <w:rsid w:val="00CB1216"/>
    <w:rsid w:val="00D059D1"/>
    <w:rsid w:val="00E1713E"/>
    <w:rsid w:val="00E42714"/>
    <w:rsid w:val="00E86E0B"/>
    <w:rsid w:val="00FA552B"/>
    <w:rsid w:val="00FB5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D18336"/>
  <w15:chartTrackingRefBased/>
  <w15:docId w15:val="{5DF87575-1DA7-45D9-89C1-3E2F72132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6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96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96F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96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B96F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6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6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6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6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6F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96F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96F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B96F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B96F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6F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6F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6F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6F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6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6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6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6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6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6F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6F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6F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6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6F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6F6C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D059D1"/>
    <w:pPr>
      <w:spacing w:before="240" w:after="0" w:line="259" w:lineRule="auto"/>
      <w:outlineLvl w:val="9"/>
    </w:pPr>
    <w:rPr>
      <w:kern w:val="0"/>
      <w:sz w:val="32"/>
      <w:szCs w:val="32"/>
      <w:lang w:eastAsia="es-CR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059D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059D1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D059D1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D059D1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D059D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059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059D1"/>
  </w:style>
  <w:style w:type="paragraph" w:styleId="Piedepgina">
    <w:name w:val="footer"/>
    <w:basedOn w:val="Normal"/>
    <w:link w:val="PiedepginaCar"/>
    <w:uiPriority w:val="99"/>
    <w:unhideWhenUsed/>
    <w:rsid w:val="00D059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59D1"/>
  </w:style>
  <w:style w:type="character" w:styleId="Mencinsinresolver">
    <w:name w:val="Unresolved Mention"/>
    <w:basedOn w:val="Fuentedeprrafopredeter"/>
    <w:uiPriority w:val="99"/>
    <w:semiHidden/>
    <w:unhideWhenUsed/>
    <w:rsid w:val="003F06E3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7C644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6C345D-88E9-42AB-B90E-7B1B8B87AA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1352</Words>
  <Characters>8412</Characters>
  <Application>Microsoft Office Word</Application>
  <DocSecurity>0</DocSecurity>
  <Lines>290</Lines>
  <Paragraphs>177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Olman Monge</dc:creator>
  <cp:keywords/>
  <dc:description/>
  <cp:lastModifiedBy>Ivannia Coto</cp:lastModifiedBy>
  <cp:revision>2</cp:revision>
  <cp:lastPrinted>2026-02-11T16:32:00Z</cp:lastPrinted>
  <dcterms:created xsi:type="dcterms:W3CDTF">2026-02-12T19:15:00Z</dcterms:created>
  <dcterms:modified xsi:type="dcterms:W3CDTF">2026-02-12T19:15:00Z</dcterms:modified>
</cp:coreProperties>
</file>